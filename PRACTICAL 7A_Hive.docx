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FF3F7" w14:textId="0EED8241" w:rsidR="00315140" w:rsidRDefault="00315140">
      <w:pPr>
        <w:spacing w:before="240" w:after="240"/>
        <w:jc w:val="both"/>
        <w:rPr>
          <w:rFonts w:ascii="Times New Roman" w:eastAsia="Times New Roman" w:hAnsi="Times New Roman" w:cs="Times New Roman"/>
          <w:b/>
          <w:sz w:val="36"/>
          <w:szCs w:val="40"/>
        </w:rPr>
      </w:pPr>
      <w:r>
        <w:rPr>
          <w:rFonts w:ascii="Times New Roman" w:eastAsia="Times New Roman" w:hAnsi="Times New Roman" w:cs="Times New Roman"/>
          <w:b/>
          <w:sz w:val="36"/>
          <w:szCs w:val="40"/>
        </w:rPr>
        <w:t>Practical 7a</w:t>
      </w:r>
    </w:p>
    <w:p w14:paraId="6F51F770" w14:textId="01248FDE" w:rsidR="00DC139C" w:rsidRPr="00F57BC9" w:rsidRDefault="007254A7">
      <w:pPr>
        <w:spacing w:before="240" w:after="240"/>
        <w:jc w:val="both"/>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What is HIVE:</w:t>
      </w:r>
    </w:p>
    <w:p w14:paraId="368E66F8"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is a data warehouse system which is used to analyse structured data. It is built on the top of Hadoop. It was developed by Facebook.</w:t>
      </w:r>
    </w:p>
    <w:p w14:paraId="1011057F"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provides the functionality of reading, writing, and managing large datasets residing in distributed storage. It runs SQL like queries called HQL (Hive query language) which gets internally converted to MapReduce jobs.</w:t>
      </w:r>
    </w:p>
    <w:p w14:paraId="780CA4F6"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Using Hive, we can skip the requirement of the traditional approach of writing complex MapReduce programs. Hive supports Data Definition Language (DDL), Data Manipulation Language (DML), and User Defined Functions (UDF).</w:t>
      </w:r>
    </w:p>
    <w:p w14:paraId="18216AAE" w14:textId="77777777" w:rsidR="00DC139C" w:rsidRPr="00F57BC9" w:rsidRDefault="007254A7">
      <w:pPr>
        <w:spacing w:before="240" w:after="240"/>
        <w:rPr>
          <w:rFonts w:ascii="Times New Roman" w:eastAsia="Times New Roman" w:hAnsi="Times New Roman" w:cs="Times New Roman"/>
          <w:b/>
          <w:sz w:val="40"/>
          <w:szCs w:val="44"/>
        </w:rPr>
      </w:pPr>
      <w:r w:rsidRPr="00F57BC9">
        <w:rPr>
          <w:rFonts w:ascii="Times New Roman" w:eastAsia="Times New Roman" w:hAnsi="Times New Roman" w:cs="Times New Roman"/>
          <w:b/>
          <w:sz w:val="40"/>
          <w:szCs w:val="44"/>
        </w:rPr>
        <w:t xml:space="preserve"> </w:t>
      </w:r>
    </w:p>
    <w:p w14:paraId="55064BAF" w14:textId="77777777" w:rsidR="00DC139C" w:rsidRPr="00F57BC9" w:rsidRDefault="007254A7">
      <w:pPr>
        <w:spacing w:before="240" w:after="240"/>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Steps: Querying, Sorting, Aggregating data using HiveQL</w:t>
      </w:r>
    </w:p>
    <w:p w14:paraId="6D92546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1.Open the Cloudera.</w:t>
      </w:r>
    </w:p>
    <w:p w14:paraId="21BE1AB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0BF80196" wp14:editId="44619DED">
            <wp:extent cx="5943600" cy="3187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187700"/>
                    </a:xfrm>
                    <a:prstGeom prst="rect">
                      <a:avLst/>
                    </a:prstGeom>
                    <a:ln/>
                  </pic:spPr>
                </pic:pic>
              </a:graphicData>
            </a:graphic>
          </wp:inline>
        </w:drawing>
      </w:r>
    </w:p>
    <w:p w14:paraId="1512AF3A" w14:textId="77777777" w:rsidR="00DC139C" w:rsidRPr="00F57BC9" w:rsidRDefault="00DC139C">
      <w:pPr>
        <w:spacing w:before="240" w:after="240"/>
        <w:rPr>
          <w:rFonts w:ascii="Times New Roman" w:eastAsia="Times New Roman" w:hAnsi="Times New Roman" w:cs="Times New Roman"/>
          <w:sz w:val="24"/>
          <w:szCs w:val="28"/>
        </w:rPr>
      </w:pPr>
    </w:p>
    <w:p w14:paraId="08D8FD0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2.Open the terminal, </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use hive command to enter the hive shell prompt and in hive shell we could execute all of the hive commands.</w:t>
      </w:r>
    </w:p>
    <w:p w14:paraId="076F5E18" w14:textId="77777777" w:rsidR="00DC139C" w:rsidRPr="00F57BC9" w:rsidRDefault="00DC139C">
      <w:pPr>
        <w:spacing w:before="240" w:after="240"/>
        <w:rPr>
          <w:rFonts w:ascii="Times New Roman" w:eastAsia="Times New Roman" w:hAnsi="Times New Roman" w:cs="Times New Roman"/>
          <w:sz w:val="24"/>
          <w:szCs w:val="28"/>
        </w:rPr>
      </w:pPr>
    </w:p>
    <w:p w14:paraId="567977D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6FF45D0B" wp14:editId="0CA267EF">
            <wp:extent cx="5943600" cy="144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14:paraId="0CF6502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606D25E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565505C8"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3.</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Now we will see the databases which are already existing using below command.</w:t>
      </w:r>
    </w:p>
    <w:p w14:paraId="16CBC03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b/>
        <w:t>Show databases;</w:t>
      </w:r>
    </w:p>
    <w:p w14:paraId="2198FF47" w14:textId="77777777" w:rsidR="00DC139C" w:rsidRPr="00F57BC9" w:rsidRDefault="00DC139C">
      <w:pPr>
        <w:spacing w:before="240" w:after="240"/>
        <w:rPr>
          <w:rFonts w:ascii="Times New Roman" w:eastAsia="Times New Roman" w:hAnsi="Times New Roman" w:cs="Times New Roman"/>
          <w:b/>
          <w:sz w:val="24"/>
          <w:szCs w:val="28"/>
        </w:rPr>
      </w:pPr>
    </w:p>
    <w:p w14:paraId="05861AB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4D79F5E5" wp14:editId="5ADB2343">
            <wp:extent cx="5943600" cy="144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14:paraId="04BBA2B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D5F18B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443AEB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4.If we want to drop the database with the entire data (rows) then we will use below command. Here we don’t have any existing database rather than default so if for example I have ‘office’ as a database then will drop the database along with the data using command as,</w:t>
      </w:r>
    </w:p>
    <w:p w14:paraId="2393AAC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drop database office cascade;</w:t>
      </w:r>
    </w:p>
    <w:p w14:paraId="730C7D5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p>
    <w:p w14:paraId="41328BD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5.</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Creating a database name ‘RJC’ using below command.</w:t>
      </w:r>
    </w:p>
    <w:p w14:paraId="4B2C7BE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14:paraId="049AD00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23E4AFB6" wp14:editId="1735A1F3">
            <wp:extent cx="3986213" cy="145358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86213" cy="1453585"/>
                    </a:xfrm>
                    <a:prstGeom prst="rect">
                      <a:avLst/>
                    </a:prstGeom>
                    <a:ln/>
                  </pic:spPr>
                </pic:pic>
              </a:graphicData>
            </a:graphic>
          </wp:inline>
        </w:drawing>
      </w:r>
    </w:p>
    <w:p w14:paraId="422B2E0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sz w:val="24"/>
          <w:szCs w:val="28"/>
        </w:rPr>
        <w:t xml:space="preserve"> </w:t>
      </w:r>
    </w:p>
    <w:p w14:paraId="0D909C3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6.</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So if we want to see whether this RJC database is created or not we will use below</w:t>
      </w:r>
    </w:p>
    <w:p w14:paraId="7FC5476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14:paraId="4E5277A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databases;</w:t>
      </w:r>
    </w:p>
    <w:p w14:paraId="4CC4B46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7F92B007" wp14:editId="39780B0F">
            <wp:extent cx="5634038" cy="120084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34038" cy="1200845"/>
                    </a:xfrm>
                    <a:prstGeom prst="rect">
                      <a:avLst/>
                    </a:prstGeom>
                    <a:ln/>
                  </pic:spPr>
                </pic:pic>
              </a:graphicData>
            </a:graphic>
          </wp:inline>
        </w:drawing>
      </w:r>
    </w:p>
    <w:p w14:paraId="3149CDD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76AF66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D7B3E2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7.Now we want to check whether we have any tables inside this rjc database or not. So first we will move to this database rjc using below command,</w:t>
      </w:r>
    </w:p>
    <w:p w14:paraId="5C0B761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Use rjc;</w:t>
      </w:r>
    </w:p>
    <w:p w14:paraId="3EBE451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46D836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Now we have moved inside this rjc database. Now we will check out which are the tables available using below command,</w:t>
      </w:r>
    </w:p>
    <w:p w14:paraId="185716E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show tables;</w:t>
      </w:r>
    </w:p>
    <w:p w14:paraId="6015975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75CE4F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1C990B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8. Creating a database “rjc”.</w:t>
      </w:r>
    </w:p>
    <w:p w14:paraId="2CC13E9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14:paraId="0C8A90E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AE5D64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Now let’s move to this database using below command so now all the work we will do or perform it should be done within this rjc database.</w:t>
      </w:r>
    </w:p>
    <w:p w14:paraId="1E5AD61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use rjc;</w:t>
      </w:r>
    </w:p>
    <w:p w14:paraId="1DD2DCF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4D4D0482" wp14:editId="1EB2C2B3">
            <wp:extent cx="3846192" cy="1402526"/>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3846192" cy="1402526"/>
                    </a:xfrm>
                    <a:prstGeom prst="rect">
                      <a:avLst/>
                    </a:prstGeom>
                    <a:ln/>
                  </pic:spPr>
                </pic:pic>
              </a:graphicData>
            </a:graphic>
          </wp:inline>
        </w:drawing>
      </w:r>
    </w:p>
    <w:p w14:paraId="3D7479B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86EA7A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9. Now we will create a table inside this rjc database named as employee using below</w:t>
      </w:r>
    </w:p>
    <w:p w14:paraId="08230F7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14:paraId="4414C82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create table </w:t>
      </w:r>
      <w:proofErr w:type="gramStart"/>
      <w:r w:rsidRPr="00F57BC9">
        <w:rPr>
          <w:rFonts w:ascii="Times New Roman" w:eastAsia="Times New Roman" w:hAnsi="Times New Roman" w:cs="Times New Roman"/>
          <w:b/>
          <w:sz w:val="24"/>
          <w:szCs w:val="28"/>
        </w:rPr>
        <w:t>employee(</w:t>
      </w:r>
      <w:proofErr w:type="gramEnd"/>
      <w:r w:rsidRPr="00F57BC9">
        <w:rPr>
          <w:rFonts w:ascii="Times New Roman" w:eastAsia="Times New Roman" w:hAnsi="Times New Roman" w:cs="Times New Roman"/>
          <w:b/>
          <w:sz w:val="24"/>
          <w:szCs w:val="28"/>
        </w:rPr>
        <w:t>ID int, name string, salary float, age int)</w:t>
      </w:r>
    </w:p>
    <w:p w14:paraId="6C4F796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After this we will not put </w:t>
      </w:r>
      <w:proofErr w:type="gramStart"/>
      <w:r w:rsidRPr="00F57BC9">
        <w:rPr>
          <w:rFonts w:ascii="Times New Roman" w:eastAsia="Times New Roman" w:hAnsi="Times New Roman" w:cs="Times New Roman"/>
          <w:sz w:val="24"/>
          <w:szCs w:val="28"/>
        </w:rPr>
        <w:t>semicolon ,</w:t>
      </w:r>
      <w:proofErr w:type="gramEnd"/>
      <w:r w:rsidRPr="00F57BC9">
        <w:rPr>
          <w:rFonts w:ascii="Times New Roman" w:eastAsia="Times New Roman" w:hAnsi="Times New Roman" w:cs="Times New Roman"/>
          <w:sz w:val="24"/>
          <w:szCs w:val="28"/>
        </w:rPr>
        <w:t xml:space="preserve"> When we will be loading the data from some existing csv file or maybe some other text files so we have to mention that how that data has to be loaded here. We are simply creating the schema of the table with some certain fields or attributes along with their datatypes and then I’m mentioning</w:t>
      </w:r>
    </w:p>
    <w:p w14:paraId="3FF13A3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14:paraId="245302B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14:paraId="1F9BB279" w14:textId="77777777" w:rsidR="00DC139C" w:rsidRPr="00F57BC9" w:rsidRDefault="00DC139C">
      <w:pPr>
        <w:spacing w:before="240" w:after="240"/>
        <w:rPr>
          <w:rFonts w:ascii="Times New Roman" w:eastAsia="Times New Roman" w:hAnsi="Times New Roman" w:cs="Times New Roman"/>
          <w:b/>
          <w:sz w:val="24"/>
          <w:szCs w:val="28"/>
        </w:rPr>
      </w:pPr>
    </w:p>
    <w:p w14:paraId="331A81D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4AE40DD7" wp14:editId="29F3CF84">
            <wp:extent cx="5943600" cy="82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825500"/>
                    </a:xfrm>
                    <a:prstGeom prst="rect">
                      <a:avLst/>
                    </a:prstGeom>
                    <a:ln/>
                  </pic:spPr>
                </pic:pic>
              </a:graphicData>
            </a:graphic>
          </wp:inline>
        </w:drawing>
      </w:r>
    </w:p>
    <w:p w14:paraId="1AF392D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D55CA88"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2F47774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row format delimited </w:t>
      </w:r>
      <w:proofErr w:type="gramStart"/>
      <w:r w:rsidRPr="00F57BC9">
        <w:rPr>
          <w:rFonts w:ascii="Times New Roman" w:eastAsia="Times New Roman" w:hAnsi="Times New Roman" w:cs="Times New Roman"/>
          <w:sz w:val="24"/>
          <w:szCs w:val="28"/>
        </w:rPr>
        <w:t>means ,</w:t>
      </w:r>
      <w:proofErr w:type="gramEnd"/>
      <w:r w:rsidRPr="00F57BC9">
        <w:rPr>
          <w:rFonts w:ascii="Times New Roman" w:eastAsia="Times New Roman" w:hAnsi="Times New Roman" w:cs="Times New Roman"/>
          <w:sz w:val="24"/>
          <w:szCs w:val="28"/>
        </w:rPr>
        <w:t xml:space="preserve"> every record is present in one row andfields terminated by ‘,’ and fields are terminated by comma. So as soon as it encountersone comma so that means that one is the value of some field and after comma it isencountering abc so that abc is the value of some another field. By default it is a “tab” character that means fields are separated by “tab”.</w:t>
      </w:r>
    </w:p>
    <w:p w14:paraId="63B6ED2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7BB3CFC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10. So now we will see the schema of the table using below command,</w:t>
      </w:r>
    </w:p>
    <w:p w14:paraId="3C36AF0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w:t>
      </w:r>
    </w:p>
    <w:p w14:paraId="18E5802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give different fields of table employee along with their respective datatypes.</w:t>
      </w:r>
    </w:p>
    <w:p w14:paraId="37712AA3" w14:textId="77777777" w:rsidR="00DC139C" w:rsidRPr="00F57BC9" w:rsidRDefault="00DC139C">
      <w:pPr>
        <w:spacing w:before="240" w:after="240"/>
        <w:rPr>
          <w:rFonts w:ascii="Times New Roman" w:eastAsia="Times New Roman" w:hAnsi="Times New Roman" w:cs="Times New Roman"/>
          <w:sz w:val="24"/>
          <w:szCs w:val="28"/>
        </w:rPr>
      </w:pPr>
    </w:p>
    <w:p w14:paraId="0B7D6EF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096CCFB3" wp14:editId="2E68CA37">
            <wp:extent cx="5710238" cy="139095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10238" cy="1390955"/>
                    </a:xfrm>
                    <a:prstGeom prst="rect">
                      <a:avLst/>
                    </a:prstGeom>
                    <a:ln/>
                  </pic:spPr>
                </pic:pic>
              </a:graphicData>
            </a:graphic>
          </wp:inline>
        </w:drawing>
      </w:r>
    </w:p>
    <w:p w14:paraId="66175CC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294E8CE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11. By default the internal table would store in the warehouse directory of hive. Whereas the external tables are available in the hdfs. And if we drop the internal table so then the table data and the metadata associated with that table will be deleted from the hdfs. Whereas when we drop the external table then only the metadata associated with that table will be deleted whereas the table data will be untouched by hive as it would be residing in the hdfs and it would be outside the warehouse directory of the hive.</w:t>
      </w:r>
    </w:p>
    <w:p w14:paraId="4580D25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So </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will check how the table which we will be created is internal table or external table using below command,</w:t>
      </w:r>
    </w:p>
    <w:p w14:paraId="7A1110B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 </w:t>
      </w:r>
    </w:p>
    <w:p w14:paraId="7BBB2B8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formatted employee;</w:t>
      </w:r>
    </w:p>
    <w:p w14:paraId="56819503" w14:textId="77777777" w:rsidR="00DC139C" w:rsidRPr="00F57BC9" w:rsidRDefault="00DC139C">
      <w:pPr>
        <w:spacing w:before="240" w:after="240"/>
        <w:rPr>
          <w:rFonts w:ascii="Times New Roman" w:eastAsia="Times New Roman" w:hAnsi="Times New Roman" w:cs="Times New Roman"/>
          <w:b/>
          <w:sz w:val="24"/>
          <w:szCs w:val="28"/>
        </w:rPr>
      </w:pPr>
    </w:p>
    <w:p w14:paraId="443E6C2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5225EB3" wp14:editId="1297ADC8">
            <wp:extent cx="5943600" cy="478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4787900"/>
                    </a:xfrm>
                    <a:prstGeom prst="rect">
                      <a:avLst/>
                    </a:prstGeom>
                    <a:ln/>
                  </pic:spPr>
                </pic:pic>
              </a:graphicData>
            </a:graphic>
          </wp:inline>
        </w:drawing>
      </w:r>
    </w:p>
    <w:p w14:paraId="29C7183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5F9A55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549CC6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By default hive createsInternal table or Managed Table.</w:t>
      </w:r>
    </w:p>
    <w:p w14:paraId="5B329F2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0103C9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12. Now we will create the external table using below command,</w:t>
      </w:r>
    </w:p>
    <w:p w14:paraId="49F120C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external table emloyee2 (ID int, name string, salary float, age int)</w:t>
      </w:r>
    </w:p>
    <w:p w14:paraId="42836DC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row format delimited</w:t>
      </w:r>
    </w:p>
    <w:p w14:paraId="47172BF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14:paraId="5EFE267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stored as textfile;</w:t>
      </w:r>
    </w:p>
    <w:p w14:paraId="5716F34E" w14:textId="77777777" w:rsidR="00DC139C" w:rsidRPr="00F57BC9" w:rsidRDefault="00DC139C">
      <w:pPr>
        <w:spacing w:before="240" w:after="240"/>
        <w:rPr>
          <w:rFonts w:ascii="Times New Roman" w:eastAsia="Times New Roman" w:hAnsi="Times New Roman" w:cs="Times New Roman"/>
          <w:b/>
          <w:sz w:val="24"/>
          <w:szCs w:val="28"/>
        </w:rPr>
      </w:pPr>
    </w:p>
    <w:p w14:paraId="2680E12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5FF28056" wp14:editId="7532434C">
            <wp:extent cx="5943600" cy="939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939800"/>
                    </a:xfrm>
                    <a:prstGeom prst="rect">
                      <a:avLst/>
                    </a:prstGeom>
                    <a:ln/>
                  </pic:spPr>
                </pic:pic>
              </a:graphicData>
            </a:graphic>
          </wp:inline>
        </w:drawing>
      </w:r>
    </w:p>
    <w:p w14:paraId="3949C17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D901CE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CB234A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13. Checking the schema of the table using below command,</w:t>
      </w:r>
    </w:p>
    <w:p w14:paraId="5B9B610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employee2;</w:t>
      </w:r>
    </w:p>
    <w:p w14:paraId="72E652BC" w14:textId="77777777" w:rsidR="00DC139C" w:rsidRPr="00F57BC9" w:rsidRDefault="00DC139C">
      <w:pPr>
        <w:spacing w:before="240" w:after="240"/>
        <w:rPr>
          <w:rFonts w:ascii="Times New Roman" w:eastAsia="Times New Roman" w:hAnsi="Times New Roman" w:cs="Times New Roman"/>
          <w:b/>
          <w:sz w:val="24"/>
          <w:szCs w:val="28"/>
        </w:rPr>
      </w:pPr>
    </w:p>
    <w:p w14:paraId="0900E68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244CB592" wp14:editId="2DDE585D">
            <wp:extent cx="5943600" cy="14351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1435100"/>
                    </a:xfrm>
                    <a:prstGeom prst="rect">
                      <a:avLst/>
                    </a:prstGeom>
                    <a:ln/>
                  </pic:spPr>
                </pic:pic>
              </a:graphicData>
            </a:graphic>
          </wp:inline>
        </w:drawing>
      </w:r>
    </w:p>
    <w:p w14:paraId="029919D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6823C6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D5424B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16. Creating a new external table named as employee3 in the specific location using below command,</w:t>
      </w:r>
    </w:p>
    <w:p w14:paraId="7010930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create external table emloyee3 (ID int, name string, salary float, age int)</w:t>
      </w:r>
    </w:p>
    <w:p w14:paraId="46E4A57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14:paraId="4CACBC3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fields terminated by ‘,’</w:t>
      </w:r>
    </w:p>
    <w:p w14:paraId="19BE739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location '/user/cloudera/vj';</w:t>
      </w:r>
    </w:p>
    <w:p w14:paraId="3A650BE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first create 'vj' directory inside the /user/cloudera and then inside 'vj' the employee3 table get stored.</w:t>
      </w:r>
    </w:p>
    <w:p w14:paraId="51863831" w14:textId="77777777" w:rsidR="00DC139C" w:rsidRPr="00F57BC9" w:rsidRDefault="00DC139C">
      <w:pPr>
        <w:spacing w:before="240" w:after="240"/>
        <w:rPr>
          <w:rFonts w:ascii="Times New Roman" w:eastAsia="Times New Roman" w:hAnsi="Times New Roman" w:cs="Times New Roman"/>
          <w:sz w:val="24"/>
          <w:szCs w:val="28"/>
        </w:rPr>
      </w:pPr>
    </w:p>
    <w:p w14:paraId="25268E2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45F0B5B6" wp14:editId="3E77DD5C">
            <wp:extent cx="5943600" cy="1079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1079500"/>
                    </a:xfrm>
                    <a:prstGeom prst="rect">
                      <a:avLst/>
                    </a:prstGeom>
                    <a:ln/>
                  </pic:spPr>
                </pic:pic>
              </a:graphicData>
            </a:graphic>
          </wp:inline>
        </w:drawing>
      </w:r>
    </w:p>
    <w:p w14:paraId="5327A27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3291841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1384D7F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17. To see the schema of the employee3 table we use below command,</w:t>
      </w:r>
    </w:p>
    <w:p w14:paraId="6A5E23B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employee3;</w:t>
      </w:r>
    </w:p>
    <w:p w14:paraId="388D803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773EEE3" wp14:editId="55A0337C">
            <wp:extent cx="5361280" cy="198437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361280" cy="1984370"/>
                    </a:xfrm>
                    <a:prstGeom prst="rect">
                      <a:avLst/>
                    </a:prstGeom>
                    <a:ln/>
                  </pic:spPr>
                </pic:pic>
              </a:graphicData>
            </a:graphic>
          </wp:inline>
        </w:drawing>
      </w:r>
    </w:p>
    <w:p w14:paraId="277CC28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83F9B3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B33906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438D65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19. Now move to terminal and listing out all the tables using below command;</w:t>
      </w:r>
    </w:p>
    <w:p w14:paraId="5384275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14:paraId="0FE61CF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7DE3FEA6" wp14:editId="2EAD2802">
            <wp:extent cx="4757142" cy="1396592"/>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4757142" cy="1396592"/>
                    </a:xfrm>
                    <a:prstGeom prst="rect">
                      <a:avLst/>
                    </a:prstGeom>
                    <a:ln/>
                  </pic:spPr>
                </pic:pic>
              </a:graphicData>
            </a:graphic>
          </wp:inline>
        </w:drawing>
      </w:r>
    </w:p>
    <w:p w14:paraId="09F2A40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C8A4D2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0BF5B2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20. ALTER COMMANDS</w:t>
      </w:r>
    </w:p>
    <w:p w14:paraId="68192D5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are changing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to </w:t>
      </w:r>
      <w:r w:rsidRPr="00F57BC9">
        <w:rPr>
          <w:rFonts w:ascii="Times New Roman" w:eastAsia="Times New Roman" w:hAnsi="Times New Roman" w:cs="Times New Roman"/>
          <w:b/>
          <w:sz w:val="24"/>
          <w:szCs w:val="28"/>
        </w:rPr>
        <w:t>emptable</w:t>
      </w:r>
      <w:r w:rsidRPr="00F57BC9">
        <w:rPr>
          <w:rFonts w:ascii="Times New Roman" w:eastAsia="Times New Roman" w:hAnsi="Times New Roman" w:cs="Times New Roman"/>
          <w:sz w:val="24"/>
          <w:szCs w:val="28"/>
        </w:rPr>
        <w:t xml:space="preserve"> using below command,</w:t>
      </w:r>
    </w:p>
    <w:p w14:paraId="28EDC06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43E49863" wp14:editId="33B6E8A1">
            <wp:extent cx="4995863" cy="63124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995863" cy="631246"/>
                    </a:xfrm>
                    <a:prstGeom prst="rect">
                      <a:avLst/>
                    </a:prstGeom>
                    <a:ln/>
                  </pic:spPr>
                </pic:pic>
              </a:graphicData>
            </a:graphic>
          </wp:inline>
        </w:drawing>
      </w:r>
    </w:p>
    <w:p w14:paraId="43FAAF58"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032595D8"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53F22EE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CFE069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21. Now we will check whether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changes to </w:t>
      </w:r>
      <w:r w:rsidRPr="00F57BC9">
        <w:rPr>
          <w:rFonts w:ascii="Times New Roman" w:eastAsia="Times New Roman" w:hAnsi="Times New Roman" w:cs="Times New Roman"/>
          <w:b/>
          <w:sz w:val="24"/>
          <w:szCs w:val="28"/>
        </w:rPr>
        <w:t>emptable</w:t>
      </w:r>
      <w:r w:rsidRPr="00F57BC9">
        <w:rPr>
          <w:rFonts w:ascii="Times New Roman" w:eastAsia="Times New Roman" w:hAnsi="Times New Roman" w:cs="Times New Roman"/>
          <w:sz w:val="24"/>
          <w:szCs w:val="28"/>
        </w:rPr>
        <w:t xml:space="preserve"> or not using below command,</w:t>
      </w:r>
    </w:p>
    <w:p w14:paraId="084EF7C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tables;</w:t>
      </w:r>
    </w:p>
    <w:p w14:paraId="5884D7A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B073A17" wp14:editId="2F4C306A">
            <wp:extent cx="4681538" cy="137692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681538" cy="1376923"/>
                    </a:xfrm>
                    <a:prstGeom prst="rect">
                      <a:avLst/>
                    </a:prstGeom>
                    <a:ln/>
                  </pic:spPr>
                </pic:pic>
              </a:graphicData>
            </a:graphic>
          </wp:inline>
        </w:drawing>
      </w:r>
    </w:p>
    <w:p w14:paraId="7B52D2C6" w14:textId="77777777" w:rsidR="00DC139C" w:rsidRPr="00F57BC9" w:rsidRDefault="00DC139C">
      <w:pPr>
        <w:spacing w:before="240" w:after="240"/>
        <w:rPr>
          <w:rFonts w:ascii="Times New Roman" w:eastAsia="Times New Roman" w:hAnsi="Times New Roman" w:cs="Times New Roman"/>
          <w:b/>
          <w:sz w:val="24"/>
          <w:szCs w:val="28"/>
        </w:rPr>
      </w:pPr>
    </w:p>
    <w:p w14:paraId="336CE85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41A5FE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sz w:val="24"/>
          <w:szCs w:val="28"/>
        </w:rPr>
        <w:lastRenderedPageBreak/>
        <w:t xml:space="preserve">22. First we will see the fields of emptable then we will add new column as </w:t>
      </w:r>
      <w:r w:rsidRPr="00F57BC9">
        <w:rPr>
          <w:rFonts w:ascii="Times New Roman" w:eastAsia="Times New Roman" w:hAnsi="Times New Roman" w:cs="Times New Roman"/>
          <w:b/>
          <w:sz w:val="24"/>
          <w:szCs w:val="28"/>
        </w:rPr>
        <w:t xml:space="preserve">surname </w:t>
      </w:r>
      <w:r w:rsidRPr="00F57BC9">
        <w:rPr>
          <w:rFonts w:ascii="Times New Roman" w:eastAsia="Times New Roman" w:hAnsi="Times New Roman" w:cs="Times New Roman"/>
          <w:sz w:val="24"/>
          <w:szCs w:val="28"/>
        </w:rPr>
        <w:t>in emptable using below command</w:t>
      </w:r>
      <w:r w:rsidRPr="00F57BC9">
        <w:rPr>
          <w:rFonts w:ascii="Times New Roman" w:eastAsia="Times New Roman" w:hAnsi="Times New Roman" w:cs="Times New Roman"/>
          <w:b/>
          <w:sz w:val="24"/>
          <w:szCs w:val="28"/>
        </w:rPr>
        <w:t>,</w:t>
      </w:r>
    </w:p>
    <w:p w14:paraId="32DDAB8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emptable;</w:t>
      </w:r>
    </w:p>
    <w:p w14:paraId="7D0B5EF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Alter table emptable add columns (surname string);</w:t>
      </w:r>
    </w:p>
    <w:p w14:paraId="3848328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emptable;</w:t>
      </w:r>
    </w:p>
    <w:p w14:paraId="44C65EFF" w14:textId="77777777" w:rsidR="00DC139C" w:rsidRPr="00F57BC9" w:rsidRDefault="00DC139C">
      <w:pPr>
        <w:spacing w:before="240" w:after="240"/>
        <w:rPr>
          <w:rFonts w:ascii="Times New Roman" w:eastAsia="Times New Roman" w:hAnsi="Times New Roman" w:cs="Times New Roman"/>
          <w:b/>
          <w:sz w:val="24"/>
          <w:szCs w:val="28"/>
        </w:rPr>
      </w:pPr>
    </w:p>
    <w:p w14:paraId="0937383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8EA24DB" wp14:editId="6994B0EF">
            <wp:extent cx="5943600" cy="2501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14:paraId="2673D50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4BFE82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139D0A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23.Now we will change field name of the emptable to first_name using alter command,</w:t>
      </w:r>
    </w:p>
    <w:p w14:paraId="720637C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Alter table emptable change name first_name string;</w:t>
      </w:r>
    </w:p>
    <w:p w14:paraId="7396FEC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emptable;</w:t>
      </w:r>
    </w:p>
    <w:p w14:paraId="02B9BDCB" w14:textId="77777777" w:rsidR="00DC139C" w:rsidRPr="00F57BC9" w:rsidRDefault="00DC139C">
      <w:pPr>
        <w:spacing w:before="240" w:after="240"/>
        <w:rPr>
          <w:rFonts w:ascii="Times New Roman" w:eastAsia="Times New Roman" w:hAnsi="Times New Roman" w:cs="Times New Roman"/>
          <w:b/>
          <w:sz w:val="24"/>
          <w:szCs w:val="28"/>
        </w:rPr>
      </w:pPr>
    </w:p>
    <w:p w14:paraId="2AB2B49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0854B6B1" wp14:editId="34F14D10">
            <wp:extent cx="5638510" cy="237648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638510" cy="2376488"/>
                    </a:xfrm>
                    <a:prstGeom prst="rect">
                      <a:avLst/>
                    </a:prstGeom>
                    <a:ln/>
                  </pic:spPr>
                </pic:pic>
              </a:graphicData>
            </a:graphic>
          </wp:inline>
        </w:drawing>
      </w:r>
    </w:p>
    <w:p w14:paraId="24C6E64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D7C8E4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Loading the data in the table</w:t>
      </w:r>
    </w:p>
    <w:p w14:paraId="2E6B0FE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24. Before loading the data in the table we will first create the csv file. Now open the new </w:t>
      </w:r>
      <w:proofErr w:type="gramStart"/>
      <w:r w:rsidRPr="00F57BC9">
        <w:rPr>
          <w:rFonts w:ascii="Times New Roman" w:eastAsia="Times New Roman" w:hAnsi="Times New Roman" w:cs="Times New Roman"/>
          <w:sz w:val="24"/>
          <w:szCs w:val="28"/>
        </w:rPr>
        <w:t>terminal ,</w:t>
      </w:r>
      <w:proofErr w:type="gramEnd"/>
      <w:ins w:id="0" w:author="27_Poonam Bisht" w:date="2022-04-20T17:41:00Z">
        <w:r w:rsidRPr="00F57BC9">
          <w:rPr>
            <w:rFonts w:ascii="Times New Roman" w:eastAsia="Times New Roman" w:hAnsi="Times New Roman" w:cs="Times New Roman"/>
            <w:sz w:val="24"/>
            <w:szCs w:val="28"/>
          </w:rPr>
          <w:t xml:space="preserve"> </w:t>
        </w:r>
      </w:ins>
    </w:p>
    <w:p w14:paraId="5C4D461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using ls command list out all the directories --&gt; change the directory to document directory --&gt;</w:t>
      </w:r>
    </w:p>
    <w:p w14:paraId="1B85C26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use ls command to list all the files present inside the document folder or directory</w:t>
      </w:r>
    </w:p>
    <w:p w14:paraId="757FED83" w14:textId="77777777" w:rsidR="00DC139C" w:rsidRPr="00F57BC9" w:rsidRDefault="00DC139C">
      <w:pPr>
        <w:spacing w:before="240" w:after="240"/>
        <w:rPr>
          <w:rFonts w:ascii="Times New Roman" w:eastAsia="Times New Roman" w:hAnsi="Times New Roman" w:cs="Times New Roman"/>
          <w:b/>
          <w:sz w:val="24"/>
          <w:szCs w:val="28"/>
        </w:rPr>
      </w:pPr>
    </w:p>
    <w:p w14:paraId="47C7C3B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8263176" wp14:editId="5C443CC1">
            <wp:extent cx="4248743" cy="1829055"/>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4248743" cy="1829055"/>
                    </a:xfrm>
                    <a:prstGeom prst="rect">
                      <a:avLst/>
                    </a:prstGeom>
                    <a:ln/>
                  </pic:spPr>
                </pic:pic>
              </a:graphicData>
            </a:graphic>
          </wp:inline>
        </w:drawing>
      </w:r>
    </w:p>
    <w:p w14:paraId="55ABE02D" w14:textId="77777777" w:rsidR="00DC139C" w:rsidRPr="00F57BC9" w:rsidRDefault="00DC139C">
      <w:pPr>
        <w:spacing w:after="160" w:line="259" w:lineRule="auto"/>
        <w:rPr>
          <w:rFonts w:ascii="Times New Roman" w:eastAsia="Times New Roman" w:hAnsi="Times New Roman" w:cs="Times New Roman"/>
          <w:sz w:val="24"/>
          <w:szCs w:val="26"/>
        </w:rPr>
      </w:pPr>
    </w:p>
    <w:p w14:paraId="3DC40DF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25. Now creating new file as Student.csv using below command,</w:t>
      </w:r>
    </w:p>
    <w:p w14:paraId="2559957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gedit Student.csv</w:t>
      </w:r>
    </w:p>
    <w:p w14:paraId="78C838B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As soon as we hit enter it will create a Student.csv file as it was not existing earlier.</w:t>
      </w:r>
    </w:p>
    <w:p w14:paraId="3435BF8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26. Creating a new database as rjcstudent.</w:t>
      </w:r>
    </w:p>
    <w:p w14:paraId="0D020E5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create database rjcstudent;</w:t>
      </w:r>
    </w:p>
    <w:p w14:paraId="22ECE71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show databases;</w:t>
      </w:r>
    </w:p>
    <w:p w14:paraId="756A1BC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Using rjcstudent database.</w:t>
      </w:r>
    </w:p>
    <w:p w14:paraId="02B83A2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use rjcstudent;</w:t>
      </w:r>
    </w:p>
    <w:p w14:paraId="709C6925" w14:textId="77777777" w:rsidR="00DC139C" w:rsidRPr="00F57BC9" w:rsidRDefault="00DC139C">
      <w:pPr>
        <w:spacing w:after="160" w:line="259" w:lineRule="auto"/>
        <w:rPr>
          <w:rFonts w:ascii="Times New Roman" w:eastAsia="Times New Roman" w:hAnsi="Times New Roman" w:cs="Times New Roman"/>
          <w:sz w:val="24"/>
          <w:szCs w:val="26"/>
        </w:rPr>
      </w:pPr>
    </w:p>
    <w:p w14:paraId="3B7AB55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28. Creating new table student inside rjcstudent database.</w:t>
      </w:r>
    </w:p>
    <w:p w14:paraId="6D8CAA8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student (ID int, Name string, Age int)</w:t>
      </w:r>
    </w:p>
    <w:p w14:paraId="487776B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14:paraId="2A11B9E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0516671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477E3E84" w14:textId="77777777" w:rsidR="00DC139C" w:rsidRPr="00F57BC9" w:rsidRDefault="00DC139C">
      <w:pPr>
        <w:spacing w:after="160" w:line="259" w:lineRule="auto"/>
        <w:rPr>
          <w:rFonts w:ascii="Times New Roman" w:eastAsia="Times New Roman" w:hAnsi="Times New Roman" w:cs="Times New Roman"/>
          <w:sz w:val="24"/>
          <w:szCs w:val="26"/>
        </w:rPr>
      </w:pPr>
    </w:p>
    <w:p w14:paraId="51312146" w14:textId="77777777" w:rsidR="00DC139C" w:rsidRPr="00F57BC9" w:rsidRDefault="00DC139C">
      <w:pPr>
        <w:spacing w:after="160" w:line="259" w:lineRule="auto"/>
        <w:rPr>
          <w:rFonts w:ascii="Times New Roman" w:eastAsia="Times New Roman" w:hAnsi="Times New Roman" w:cs="Times New Roman"/>
          <w:sz w:val="24"/>
          <w:szCs w:val="26"/>
        </w:rPr>
      </w:pPr>
    </w:p>
    <w:p w14:paraId="64D653AB" w14:textId="77777777" w:rsidR="00DC139C" w:rsidRPr="00F57BC9" w:rsidRDefault="00DC139C">
      <w:pPr>
        <w:spacing w:after="160" w:line="259" w:lineRule="auto"/>
        <w:rPr>
          <w:rFonts w:ascii="Times New Roman" w:eastAsia="Times New Roman" w:hAnsi="Times New Roman" w:cs="Times New Roman"/>
          <w:sz w:val="24"/>
          <w:szCs w:val="26"/>
        </w:rPr>
      </w:pPr>
    </w:p>
    <w:p w14:paraId="0D54ADC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0DB9D7E" wp14:editId="4435BB65">
            <wp:extent cx="4591691" cy="111458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591691" cy="1114581"/>
                    </a:xfrm>
                    <a:prstGeom prst="rect">
                      <a:avLst/>
                    </a:prstGeom>
                    <a:ln/>
                  </pic:spPr>
                </pic:pic>
              </a:graphicData>
            </a:graphic>
          </wp:inline>
        </w:drawing>
      </w:r>
    </w:p>
    <w:p w14:paraId="049B58EE" w14:textId="77777777" w:rsidR="00DC139C" w:rsidRPr="00F57BC9" w:rsidRDefault="00DC139C">
      <w:pPr>
        <w:spacing w:after="160" w:line="259" w:lineRule="auto"/>
        <w:rPr>
          <w:rFonts w:ascii="Times New Roman" w:eastAsia="Times New Roman" w:hAnsi="Times New Roman" w:cs="Times New Roman"/>
          <w:sz w:val="24"/>
          <w:szCs w:val="26"/>
        </w:rPr>
      </w:pPr>
    </w:p>
    <w:p w14:paraId="56AF475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29. To see the structure or schema of the table,</w:t>
      </w:r>
    </w:p>
    <w:p w14:paraId="1D50231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describe student;</w:t>
      </w:r>
    </w:p>
    <w:p w14:paraId="265E8DA2" w14:textId="77777777" w:rsidR="00DC139C" w:rsidRPr="00F57BC9" w:rsidRDefault="00DC139C">
      <w:pPr>
        <w:spacing w:after="160" w:line="259" w:lineRule="auto"/>
        <w:rPr>
          <w:rFonts w:ascii="Times New Roman" w:eastAsia="Times New Roman" w:hAnsi="Times New Roman" w:cs="Times New Roman"/>
          <w:sz w:val="24"/>
          <w:szCs w:val="26"/>
        </w:rPr>
      </w:pPr>
    </w:p>
    <w:p w14:paraId="146C51C0" w14:textId="77777777" w:rsidR="00DC139C" w:rsidRPr="00F57BC9" w:rsidRDefault="00DC139C">
      <w:pPr>
        <w:spacing w:after="160" w:line="259" w:lineRule="auto"/>
        <w:rPr>
          <w:rFonts w:ascii="Times New Roman" w:eastAsia="Times New Roman" w:hAnsi="Times New Roman" w:cs="Times New Roman"/>
          <w:sz w:val="24"/>
          <w:szCs w:val="26"/>
        </w:rPr>
      </w:pPr>
    </w:p>
    <w:p w14:paraId="1A88FAAF" w14:textId="77777777" w:rsidR="00DC139C" w:rsidRPr="00F57BC9" w:rsidRDefault="00DC139C">
      <w:pPr>
        <w:spacing w:after="160" w:line="259" w:lineRule="auto"/>
        <w:rPr>
          <w:rFonts w:ascii="Times New Roman" w:eastAsia="Times New Roman" w:hAnsi="Times New Roman" w:cs="Times New Roman"/>
          <w:sz w:val="24"/>
          <w:szCs w:val="26"/>
        </w:rPr>
      </w:pPr>
    </w:p>
    <w:p w14:paraId="1405CD70" w14:textId="77777777" w:rsidR="00DC139C" w:rsidRPr="00F57BC9" w:rsidRDefault="00DC139C">
      <w:pPr>
        <w:spacing w:after="160" w:line="259" w:lineRule="auto"/>
        <w:rPr>
          <w:rFonts w:ascii="Times New Roman" w:eastAsia="Times New Roman" w:hAnsi="Times New Roman" w:cs="Times New Roman"/>
          <w:sz w:val="24"/>
          <w:szCs w:val="26"/>
        </w:rPr>
      </w:pPr>
    </w:p>
    <w:p w14:paraId="3DA70E9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C62FC9D" wp14:editId="5C81F497">
            <wp:extent cx="4582164" cy="207674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4582164" cy="2076740"/>
                    </a:xfrm>
                    <a:prstGeom prst="rect">
                      <a:avLst/>
                    </a:prstGeom>
                    <a:ln/>
                  </pic:spPr>
                </pic:pic>
              </a:graphicData>
            </a:graphic>
          </wp:inline>
        </w:drawing>
      </w:r>
    </w:p>
    <w:p w14:paraId="4CE69216" w14:textId="77777777" w:rsidR="00DC139C" w:rsidRPr="00F57BC9" w:rsidRDefault="00DC139C">
      <w:pPr>
        <w:spacing w:after="160" w:line="259" w:lineRule="auto"/>
        <w:rPr>
          <w:rFonts w:ascii="Times New Roman" w:eastAsia="Times New Roman" w:hAnsi="Times New Roman" w:cs="Times New Roman"/>
          <w:sz w:val="24"/>
          <w:szCs w:val="26"/>
        </w:rPr>
      </w:pPr>
    </w:p>
    <w:p w14:paraId="447F45C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30. Loading data in the student table from Student.csv file which we have created in</w:t>
      </w:r>
    </w:p>
    <w:p w14:paraId="61A50A2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document directory. Here we are partitioning based on course = ‘Hadoop’.</w:t>
      </w:r>
    </w:p>
    <w:p w14:paraId="13838E1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 data local inpath ‘/home/cloudera/Documents/Student.csv’ into table student</w:t>
      </w:r>
    </w:p>
    <w:p w14:paraId="38EE5E2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14:paraId="2B9F8DB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230C3CC9" w14:textId="77777777" w:rsidR="00DC139C" w:rsidRPr="00F57BC9" w:rsidRDefault="00DC139C">
      <w:pPr>
        <w:spacing w:after="160" w:line="259" w:lineRule="auto"/>
        <w:rPr>
          <w:rFonts w:ascii="Times New Roman" w:eastAsia="Times New Roman" w:hAnsi="Times New Roman" w:cs="Times New Roman"/>
          <w:sz w:val="24"/>
          <w:szCs w:val="26"/>
        </w:rPr>
      </w:pPr>
    </w:p>
    <w:p w14:paraId="2784B14E" w14:textId="77777777" w:rsidR="00DC139C" w:rsidRPr="00F57BC9" w:rsidRDefault="00DC139C">
      <w:pPr>
        <w:spacing w:after="160" w:line="259" w:lineRule="auto"/>
        <w:rPr>
          <w:rFonts w:ascii="Times New Roman" w:eastAsia="Times New Roman" w:hAnsi="Times New Roman" w:cs="Times New Roman"/>
          <w:sz w:val="24"/>
          <w:szCs w:val="26"/>
        </w:rPr>
      </w:pPr>
    </w:p>
    <w:p w14:paraId="2892BF5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09131BB" wp14:editId="5D2D837C">
            <wp:extent cx="5731510" cy="8388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510" cy="838835"/>
                    </a:xfrm>
                    <a:prstGeom prst="rect">
                      <a:avLst/>
                    </a:prstGeom>
                    <a:ln/>
                  </pic:spPr>
                </pic:pic>
              </a:graphicData>
            </a:graphic>
          </wp:inline>
        </w:drawing>
      </w:r>
    </w:p>
    <w:p w14:paraId="20C39426" w14:textId="77777777" w:rsidR="00DC139C" w:rsidRPr="00F57BC9" w:rsidRDefault="00DC139C">
      <w:pPr>
        <w:spacing w:after="160" w:line="259" w:lineRule="auto"/>
        <w:rPr>
          <w:rFonts w:ascii="Times New Roman" w:eastAsia="Times New Roman" w:hAnsi="Times New Roman" w:cs="Times New Roman"/>
          <w:sz w:val="24"/>
          <w:szCs w:val="26"/>
        </w:rPr>
      </w:pPr>
    </w:p>
    <w:p w14:paraId="0A172EF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It is partitioning based on Hadoop.</w:t>
      </w:r>
    </w:p>
    <w:p w14:paraId="3671F70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student;</w:t>
      </w:r>
    </w:p>
    <w:p w14:paraId="4D1D8E18" w14:textId="77777777" w:rsidR="00DC139C" w:rsidRPr="00F57BC9" w:rsidRDefault="00DC139C">
      <w:pPr>
        <w:spacing w:after="160" w:line="259" w:lineRule="auto"/>
        <w:rPr>
          <w:rFonts w:ascii="Times New Roman" w:eastAsia="Times New Roman" w:hAnsi="Times New Roman" w:cs="Times New Roman"/>
          <w:sz w:val="24"/>
          <w:szCs w:val="26"/>
        </w:rPr>
      </w:pPr>
    </w:p>
    <w:p w14:paraId="01E1196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61A20DD" wp14:editId="236B840C">
            <wp:extent cx="3505689" cy="1581371"/>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505689" cy="1581371"/>
                    </a:xfrm>
                    <a:prstGeom prst="rect">
                      <a:avLst/>
                    </a:prstGeom>
                    <a:ln/>
                  </pic:spPr>
                </pic:pic>
              </a:graphicData>
            </a:graphic>
          </wp:inline>
        </w:drawing>
      </w:r>
    </w:p>
    <w:p w14:paraId="3398EA86" w14:textId="77777777" w:rsidR="00DC139C" w:rsidRPr="00F57BC9" w:rsidRDefault="00DC139C">
      <w:pPr>
        <w:spacing w:after="160" w:line="259" w:lineRule="auto"/>
        <w:rPr>
          <w:rFonts w:ascii="Times New Roman" w:eastAsia="Times New Roman" w:hAnsi="Times New Roman" w:cs="Times New Roman"/>
          <w:sz w:val="24"/>
          <w:szCs w:val="26"/>
        </w:rPr>
      </w:pPr>
    </w:p>
    <w:p w14:paraId="0C69E98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31. Now we similarly partition for course = ML and course = Python.</w:t>
      </w:r>
    </w:p>
    <w:p w14:paraId="5631B30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32. Now go to browser refresh the page and select database as rjcstudent and click in</w:t>
      </w:r>
    </w:p>
    <w:p w14:paraId="4BAD96C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preview student table.</w:t>
      </w:r>
    </w:p>
    <w:p w14:paraId="5D7DAFC6" w14:textId="77777777" w:rsidR="00DC139C" w:rsidRPr="00F57BC9" w:rsidRDefault="00DC139C">
      <w:pPr>
        <w:spacing w:after="160" w:line="259" w:lineRule="auto"/>
        <w:rPr>
          <w:rFonts w:ascii="Times New Roman" w:eastAsia="Times New Roman" w:hAnsi="Times New Roman" w:cs="Times New Roman"/>
          <w:sz w:val="24"/>
          <w:szCs w:val="26"/>
        </w:rPr>
      </w:pPr>
    </w:p>
    <w:p w14:paraId="39CD1F3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EB577F4" wp14:editId="42C7C34D">
            <wp:extent cx="5731510" cy="22936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510" cy="2293620"/>
                    </a:xfrm>
                    <a:prstGeom prst="rect">
                      <a:avLst/>
                    </a:prstGeom>
                    <a:ln/>
                  </pic:spPr>
                </pic:pic>
              </a:graphicData>
            </a:graphic>
          </wp:inline>
        </w:drawing>
      </w:r>
    </w:p>
    <w:p w14:paraId="0D33441F" w14:textId="77777777" w:rsidR="00DC139C" w:rsidRPr="00F57BC9" w:rsidRDefault="00DC139C">
      <w:pPr>
        <w:spacing w:after="160" w:line="259" w:lineRule="auto"/>
        <w:rPr>
          <w:rFonts w:ascii="Times New Roman" w:eastAsia="Times New Roman" w:hAnsi="Times New Roman" w:cs="Times New Roman"/>
          <w:sz w:val="24"/>
          <w:szCs w:val="26"/>
        </w:rPr>
      </w:pPr>
    </w:p>
    <w:p w14:paraId="02C90327" w14:textId="77777777" w:rsidR="00DC139C" w:rsidRPr="00F57BC9" w:rsidRDefault="00DC139C">
      <w:pPr>
        <w:spacing w:after="160" w:line="259" w:lineRule="auto"/>
        <w:rPr>
          <w:rFonts w:ascii="Times New Roman" w:eastAsia="Times New Roman" w:hAnsi="Times New Roman" w:cs="Times New Roman"/>
          <w:sz w:val="24"/>
          <w:szCs w:val="26"/>
        </w:rPr>
      </w:pPr>
    </w:p>
    <w:p w14:paraId="748A90E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049C3DF6" wp14:editId="7901C9CD">
            <wp:extent cx="5731510" cy="302958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5731510" cy="3029585"/>
                    </a:xfrm>
                    <a:prstGeom prst="rect">
                      <a:avLst/>
                    </a:prstGeom>
                    <a:ln/>
                  </pic:spPr>
                </pic:pic>
              </a:graphicData>
            </a:graphic>
          </wp:inline>
        </w:drawing>
      </w:r>
    </w:p>
    <w:p w14:paraId="02E5244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Drop: to the drop the entire table we can use drop table command.</w:t>
      </w:r>
    </w:p>
    <w:p w14:paraId="2BAD205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Syntax: DROP table tablename;</w:t>
      </w:r>
    </w:p>
    <w:p w14:paraId="2BBE8911" w14:textId="77777777"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54A7A998" wp14:editId="3F220A41">
            <wp:extent cx="5325218" cy="1200318"/>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325218" cy="1200318"/>
                    </a:xfrm>
                    <a:prstGeom prst="rect">
                      <a:avLst/>
                    </a:prstGeom>
                    <a:ln/>
                  </pic:spPr>
                </pic:pic>
              </a:graphicData>
            </a:graphic>
          </wp:inline>
        </w:drawing>
      </w:r>
    </w:p>
    <w:p w14:paraId="479D2B64" w14:textId="77777777" w:rsidR="00DC139C" w:rsidRPr="00F57BC9" w:rsidRDefault="00DC139C">
      <w:pPr>
        <w:spacing w:after="160" w:line="259" w:lineRule="auto"/>
        <w:rPr>
          <w:rFonts w:ascii="Times New Roman" w:eastAsia="Times New Roman" w:hAnsi="Times New Roman" w:cs="Times New Roman"/>
          <w:b/>
          <w:sz w:val="24"/>
          <w:szCs w:val="26"/>
        </w:rPr>
      </w:pPr>
    </w:p>
    <w:p w14:paraId="7396697A" w14:textId="77777777" w:rsidR="00DC139C" w:rsidRPr="00F57BC9" w:rsidRDefault="00DC139C">
      <w:pPr>
        <w:spacing w:after="160" w:line="259" w:lineRule="auto"/>
        <w:rPr>
          <w:rFonts w:ascii="Times New Roman" w:eastAsia="Times New Roman" w:hAnsi="Times New Roman" w:cs="Times New Roman"/>
          <w:b/>
          <w:sz w:val="24"/>
          <w:szCs w:val="26"/>
        </w:rPr>
      </w:pPr>
    </w:p>
    <w:p w14:paraId="6C595877" w14:textId="77777777" w:rsidR="00DC139C" w:rsidRPr="00F57BC9" w:rsidRDefault="00DC139C">
      <w:pPr>
        <w:spacing w:after="160" w:line="259" w:lineRule="auto"/>
        <w:rPr>
          <w:rFonts w:ascii="Times New Roman" w:eastAsia="Times New Roman" w:hAnsi="Times New Roman" w:cs="Times New Roman"/>
          <w:b/>
          <w:sz w:val="24"/>
          <w:szCs w:val="26"/>
        </w:rPr>
      </w:pPr>
    </w:p>
    <w:p w14:paraId="3AA3C3D8" w14:textId="77777777"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17F037E2" wp14:editId="759C8B86">
            <wp:extent cx="4629796" cy="146705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629796" cy="1467055"/>
                    </a:xfrm>
                    <a:prstGeom prst="rect">
                      <a:avLst/>
                    </a:prstGeom>
                    <a:ln/>
                  </pic:spPr>
                </pic:pic>
              </a:graphicData>
            </a:graphic>
          </wp:inline>
        </w:drawing>
      </w:r>
    </w:p>
    <w:p w14:paraId="379CFDA0" w14:textId="77777777" w:rsidR="00DC139C" w:rsidRPr="00F57BC9" w:rsidRDefault="00DC139C">
      <w:pPr>
        <w:spacing w:after="160" w:line="259" w:lineRule="auto"/>
        <w:rPr>
          <w:rFonts w:ascii="Times New Roman" w:eastAsia="Times New Roman" w:hAnsi="Times New Roman" w:cs="Times New Roman"/>
          <w:b/>
          <w:sz w:val="24"/>
          <w:szCs w:val="26"/>
        </w:rPr>
      </w:pPr>
    </w:p>
    <w:p w14:paraId="1CBAB9E5" w14:textId="77777777" w:rsidR="00DC139C" w:rsidRPr="00F57BC9" w:rsidRDefault="00DC139C">
      <w:pPr>
        <w:spacing w:after="160" w:line="259" w:lineRule="auto"/>
        <w:rPr>
          <w:rFonts w:ascii="Times New Roman" w:eastAsia="Times New Roman" w:hAnsi="Times New Roman" w:cs="Times New Roman"/>
          <w:b/>
          <w:sz w:val="24"/>
          <w:szCs w:val="26"/>
        </w:rPr>
      </w:pPr>
    </w:p>
    <w:p w14:paraId="427A46B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11A19D40" wp14:editId="001A669D">
            <wp:extent cx="5731510" cy="2825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510" cy="2825750"/>
                    </a:xfrm>
                    <a:prstGeom prst="rect">
                      <a:avLst/>
                    </a:prstGeom>
                    <a:ln/>
                  </pic:spPr>
                </pic:pic>
              </a:graphicData>
            </a:graphic>
          </wp:inline>
        </w:drawing>
      </w:r>
    </w:p>
    <w:p w14:paraId="67F7504A" w14:textId="77777777" w:rsidR="00DC139C" w:rsidRPr="00F57BC9" w:rsidRDefault="00DC139C">
      <w:pPr>
        <w:spacing w:after="160" w:line="259" w:lineRule="auto"/>
        <w:rPr>
          <w:rFonts w:ascii="Times New Roman" w:eastAsia="Times New Roman" w:hAnsi="Times New Roman" w:cs="Times New Roman"/>
          <w:sz w:val="24"/>
          <w:szCs w:val="26"/>
        </w:rPr>
      </w:pPr>
    </w:p>
    <w:p w14:paraId="15D00C1D" w14:textId="77777777" w:rsidR="00DC139C" w:rsidRPr="00F57BC9" w:rsidRDefault="00DC139C">
      <w:pPr>
        <w:spacing w:after="160" w:line="259" w:lineRule="auto"/>
        <w:rPr>
          <w:rFonts w:ascii="Times New Roman" w:eastAsia="Times New Roman" w:hAnsi="Times New Roman" w:cs="Times New Roman"/>
          <w:sz w:val="24"/>
          <w:szCs w:val="26"/>
        </w:rPr>
      </w:pPr>
    </w:p>
    <w:p w14:paraId="696D773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FDF37A8" wp14:editId="0166D85E">
            <wp:extent cx="5731510" cy="225171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510" cy="2251710"/>
                    </a:xfrm>
                    <a:prstGeom prst="rect">
                      <a:avLst/>
                    </a:prstGeom>
                    <a:ln/>
                  </pic:spPr>
                </pic:pic>
              </a:graphicData>
            </a:graphic>
          </wp:inline>
        </w:drawing>
      </w:r>
    </w:p>
    <w:p w14:paraId="27839283" w14:textId="77777777" w:rsidR="00DC139C" w:rsidRPr="00F57BC9" w:rsidRDefault="00DC139C">
      <w:pPr>
        <w:spacing w:after="160" w:line="259" w:lineRule="auto"/>
        <w:rPr>
          <w:rFonts w:ascii="Times New Roman" w:eastAsia="Times New Roman" w:hAnsi="Times New Roman" w:cs="Times New Roman"/>
          <w:sz w:val="24"/>
          <w:szCs w:val="26"/>
        </w:rPr>
      </w:pPr>
    </w:p>
    <w:p w14:paraId="7D98660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1872FB2" wp14:editId="1A3DAFBE">
            <wp:extent cx="5731510" cy="72771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510" cy="727710"/>
                    </a:xfrm>
                    <a:prstGeom prst="rect">
                      <a:avLst/>
                    </a:prstGeom>
                    <a:ln/>
                  </pic:spPr>
                </pic:pic>
              </a:graphicData>
            </a:graphic>
          </wp:inline>
        </w:drawing>
      </w:r>
    </w:p>
    <w:p w14:paraId="5A8F34D2" w14:textId="77777777" w:rsidR="00DC139C" w:rsidRPr="00F57BC9" w:rsidRDefault="00DC139C">
      <w:pPr>
        <w:spacing w:after="160" w:line="259" w:lineRule="auto"/>
        <w:rPr>
          <w:rFonts w:ascii="Times New Roman" w:eastAsia="Times New Roman" w:hAnsi="Times New Roman" w:cs="Times New Roman"/>
          <w:sz w:val="24"/>
          <w:szCs w:val="26"/>
        </w:rPr>
      </w:pPr>
    </w:p>
    <w:p w14:paraId="42EA362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B8BC8A4" wp14:editId="4C9D1365">
            <wp:extent cx="5731510" cy="927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731510" cy="927100"/>
                    </a:xfrm>
                    <a:prstGeom prst="rect">
                      <a:avLst/>
                    </a:prstGeom>
                    <a:ln/>
                  </pic:spPr>
                </pic:pic>
              </a:graphicData>
            </a:graphic>
          </wp:inline>
        </w:drawing>
      </w:r>
    </w:p>
    <w:p w14:paraId="2E2B61A9" w14:textId="77777777" w:rsidR="00DC139C" w:rsidRPr="00F57BC9" w:rsidRDefault="00DC139C">
      <w:pPr>
        <w:spacing w:after="160" w:line="259" w:lineRule="auto"/>
        <w:rPr>
          <w:rFonts w:ascii="Times New Roman" w:eastAsia="Times New Roman" w:hAnsi="Times New Roman" w:cs="Times New Roman"/>
          <w:sz w:val="24"/>
          <w:szCs w:val="26"/>
        </w:rPr>
      </w:pPr>
    </w:p>
    <w:p w14:paraId="514E69C9" w14:textId="77777777" w:rsidR="00DC139C" w:rsidRPr="00F57BC9" w:rsidRDefault="007254A7">
      <w:pPr>
        <w:spacing w:after="160" w:line="259" w:lineRule="auto"/>
        <w:rPr>
          <w:rFonts w:ascii="Times New Roman" w:eastAsia="Times New Roman" w:hAnsi="Times New Roman" w:cs="Times New Roman"/>
          <w:sz w:val="24"/>
          <w:szCs w:val="26"/>
        </w:rPr>
      </w:pPr>
      <w:bookmarkStart w:id="1" w:name="_gjdgxs" w:colFirst="0" w:colLast="0"/>
      <w:bookmarkEnd w:id="1"/>
      <w:r w:rsidRPr="00F57BC9">
        <w:rPr>
          <w:rFonts w:ascii="Times New Roman" w:eastAsia="Times New Roman" w:hAnsi="Times New Roman" w:cs="Times New Roman"/>
          <w:noProof/>
          <w:sz w:val="24"/>
          <w:szCs w:val="26"/>
          <w:lang w:val="en-IN"/>
        </w:rPr>
        <w:drawing>
          <wp:inline distT="0" distB="0" distL="0" distR="0" wp14:anchorId="40FDDF09" wp14:editId="666231D6">
            <wp:extent cx="5731510" cy="22999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510" cy="2299970"/>
                    </a:xfrm>
                    <a:prstGeom prst="rect">
                      <a:avLst/>
                    </a:prstGeom>
                    <a:ln/>
                  </pic:spPr>
                </pic:pic>
              </a:graphicData>
            </a:graphic>
          </wp:inline>
        </w:drawing>
      </w:r>
    </w:p>
    <w:p w14:paraId="483D123F" w14:textId="77777777" w:rsidR="00DC139C" w:rsidRPr="00F57BC9" w:rsidRDefault="00DC139C">
      <w:pPr>
        <w:spacing w:after="160" w:line="259" w:lineRule="auto"/>
        <w:rPr>
          <w:rFonts w:ascii="Times New Roman" w:eastAsia="Times New Roman" w:hAnsi="Times New Roman" w:cs="Times New Roman"/>
          <w:sz w:val="24"/>
          <w:szCs w:val="26"/>
        </w:rPr>
      </w:pPr>
      <w:bookmarkStart w:id="2" w:name="_el329y85v02a" w:colFirst="0" w:colLast="0"/>
      <w:bookmarkEnd w:id="2"/>
    </w:p>
    <w:p w14:paraId="69F1C6A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01EC937" wp14:editId="181A2118">
            <wp:extent cx="5731510" cy="41846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731510" cy="418465"/>
                    </a:xfrm>
                    <a:prstGeom prst="rect">
                      <a:avLst/>
                    </a:prstGeom>
                    <a:ln/>
                  </pic:spPr>
                </pic:pic>
              </a:graphicData>
            </a:graphic>
          </wp:inline>
        </w:drawing>
      </w:r>
    </w:p>
    <w:p w14:paraId="7B5E4D8D" w14:textId="77777777" w:rsidR="00DC139C" w:rsidRPr="00F57BC9" w:rsidRDefault="00DC139C">
      <w:pPr>
        <w:spacing w:after="160" w:line="259" w:lineRule="auto"/>
        <w:rPr>
          <w:rFonts w:ascii="Times New Roman" w:eastAsia="Times New Roman" w:hAnsi="Times New Roman" w:cs="Times New Roman"/>
          <w:sz w:val="24"/>
          <w:szCs w:val="26"/>
        </w:rPr>
      </w:pPr>
    </w:p>
    <w:p w14:paraId="6BD22177" w14:textId="77777777" w:rsidR="00DC139C" w:rsidRPr="00F57BC9" w:rsidRDefault="00DC139C">
      <w:pPr>
        <w:spacing w:after="160" w:line="259" w:lineRule="auto"/>
        <w:rPr>
          <w:rFonts w:ascii="Times New Roman" w:eastAsia="Times New Roman" w:hAnsi="Times New Roman" w:cs="Times New Roman"/>
          <w:sz w:val="24"/>
          <w:szCs w:val="26"/>
        </w:rPr>
      </w:pPr>
    </w:p>
    <w:p w14:paraId="775ACD2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a new table as employee.</w:t>
      </w:r>
    </w:p>
    <w:p w14:paraId="717E871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table </w:t>
      </w:r>
      <w:proofErr w:type="gramStart"/>
      <w:r w:rsidRPr="00F57BC9">
        <w:rPr>
          <w:rFonts w:ascii="Times New Roman" w:eastAsia="Times New Roman" w:hAnsi="Times New Roman" w:cs="Times New Roman"/>
          <w:sz w:val="24"/>
          <w:szCs w:val="26"/>
        </w:rPr>
        <w:t>employee(</w:t>
      </w:r>
      <w:proofErr w:type="gramEnd"/>
      <w:r w:rsidRPr="00F57BC9">
        <w:rPr>
          <w:rFonts w:ascii="Times New Roman" w:eastAsia="Times New Roman" w:hAnsi="Times New Roman" w:cs="Times New Roman"/>
          <w:sz w:val="24"/>
          <w:szCs w:val="26"/>
        </w:rPr>
        <w:t>ID int, Name string, Dept string, yoj int, salary float,</w:t>
      </w:r>
    </w:p>
    <w:p w14:paraId="1E12A4A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Country string)</w:t>
      </w:r>
    </w:p>
    <w:p w14:paraId="4C426B6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2B1F7A7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71A98FC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tblproperties(</w:t>
      </w:r>
      <w:proofErr w:type="gramEnd"/>
      <w:r w:rsidRPr="00F57BC9">
        <w:rPr>
          <w:rFonts w:ascii="Times New Roman" w:eastAsia="Arial Unicode MS" w:hAnsi="Times New Roman" w:cs="Times New Roman"/>
          <w:sz w:val="24"/>
          <w:szCs w:val="26"/>
        </w:rPr>
        <w:t>“skip.header.line.count” =”1”);</w:t>
      </w:r>
    </w:p>
    <w:p w14:paraId="10FDA4C1" w14:textId="77777777" w:rsidR="00DC139C" w:rsidRPr="00F57BC9" w:rsidRDefault="00DC139C">
      <w:pPr>
        <w:spacing w:after="160" w:line="259" w:lineRule="auto"/>
        <w:rPr>
          <w:rFonts w:ascii="Times New Roman" w:eastAsia="Times New Roman" w:hAnsi="Times New Roman" w:cs="Times New Roman"/>
          <w:sz w:val="24"/>
          <w:szCs w:val="26"/>
        </w:rPr>
      </w:pPr>
    </w:p>
    <w:p w14:paraId="6DA64379" w14:textId="77777777" w:rsidR="00DC139C" w:rsidRPr="00F57BC9" w:rsidRDefault="00DC139C">
      <w:pPr>
        <w:spacing w:after="160" w:line="259" w:lineRule="auto"/>
        <w:rPr>
          <w:rFonts w:ascii="Times New Roman" w:eastAsia="Times New Roman" w:hAnsi="Times New Roman" w:cs="Times New Roman"/>
          <w:sz w:val="24"/>
          <w:szCs w:val="26"/>
        </w:rPr>
      </w:pPr>
    </w:p>
    <w:p w14:paraId="1E775E1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D744E97" wp14:editId="31F7CB87">
            <wp:extent cx="5731510" cy="203708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731510" cy="2037080"/>
                    </a:xfrm>
                    <a:prstGeom prst="rect">
                      <a:avLst/>
                    </a:prstGeom>
                    <a:ln/>
                  </pic:spPr>
                </pic:pic>
              </a:graphicData>
            </a:graphic>
          </wp:inline>
        </w:drawing>
      </w:r>
    </w:p>
    <w:p w14:paraId="64623A67" w14:textId="77777777" w:rsidR="00DC139C" w:rsidRPr="00F57BC9" w:rsidRDefault="00DC139C">
      <w:pPr>
        <w:spacing w:after="160" w:line="259" w:lineRule="auto"/>
        <w:rPr>
          <w:rFonts w:ascii="Times New Roman" w:eastAsia="Times New Roman" w:hAnsi="Times New Roman" w:cs="Times New Roman"/>
          <w:sz w:val="24"/>
          <w:szCs w:val="26"/>
        </w:rPr>
      </w:pPr>
    </w:p>
    <w:p w14:paraId="2767604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employee2.csv file which we have created</w:t>
      </w:r>
    </w:p>
    <w:p w14:paraId="43E55BF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and it is present in /home/cloudera/Documents directory.</w:t>
      </w:r>
    </w:p>
    <w:p w14:paraId="5106A45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 data local inpath ‘/home/cloudera/Documents/employee2.csv’ into table</w:t>
      </w:r>
    </w:p>
    <w:p w14:paraId="06DC917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empgroup</w:t>
      </w:r>
    </w:p>
    <w:p w14:paraId="56C5BB4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14:paraId="7AAF6BD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14:paraId="36C8DC0A" w14:textId="77777777" w:rsidR="00DC139C" w:rsidRPr="00F57BC9" w:rsidRDefault="00DC139C">
      <w:pPr>
        <w:spacing w:after="160" w:line="259" w:lineRule="auto"/>
        <w:rPr>
          <w:rFonts w:ascii="Times New Roman" w:eastAsia="Times New Roman" w:hAnsi="Times New Roman" w:cs="Times New Roman"/>
          <w:sz w:val="24"/>
          <w:szCs w:val="26"/>
        </w:rPr>
      </w:pPr>
    </w:p>
    <w:p w14:paraId="52AE49AB" w14:textId="77777777" w:rsidR="00DC139C" w:rsidRPr="00F57BC9" w:rsidRDefault="00DC139C">
      <w:pPr>
        <w:spacing w:after="160" w:line="259" w:lineRule="auto"/>
        <w:rPr>
          <w:rFonts w:ascii="Times New Roman" w:eastAsia="Times New Roman" w:hAnsi="Times New Roman" w:cs="Times New Roman"/>
          <w:sz w:val="24"/>
          <w:szCs w:val="26"/>
        </w:rPr>
      </w:pPr>
    </w:p>
    <w:p w14:paraId="034CFD6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A47B743" wp14:editId="7C4E482C">
            <wp:extent cx="5731510" cy="8210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1510" cy="821055"/>
                    </a:xfrm>
                    <a:prstGeom prst="rect">
                      <a:avLst/>
                    </a:prstGeom>
                    <a:ln/>
                  </pic:spPr>
                </pic:pic>
              </a:graphicData>
            </a:graphic>
          </wp:inline>
        </w:drawing>
      </w:r>
    </w:p>
    <w:p w14:paraId="3BA197C1" w14:textId="77777777" w:rsidR="00DC139C" w:rsidRPr="00F57BC9" w:rsidRDefault="00DC139C">
      <w:pPr>
        <w:spacing w:after="160" w:line="259" w:lineRule="auto"/>
        <w:rPr>
          <w:rFonts w:ascii="Times New Roman" w:eastAsia="Times New Roman" w:hAnsi="Times New Roman" w:cs="Times New Roman"/>
          <w:sz w:val="24"/>
          <w:szCs w:val="26"/>
        </w:rPr>
      </w:pPr>
    </w:p>
    <w:p w14:paraId="4147AA5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233C116" wp14:editId="768341A1">
            <wp:extent cx="5731510" cy="56896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731510" cy="568960"/>
                    </a:xfrm>
                    <a:prstGeom prst="rect">
                      <a:avLst/>
                    </a:prstGeom>
                    <a:ln/>
                  </pic:spPr>
                </pic:pic>
              </a:graphicData>
            </a:graphic>
          </wp:inline>
        </w:drawing>
      </w:r>
    </w:p>
    <w:p w14:paraId="755DE926" w14:textId="77777777" w:rsidR="00DC139C" w:rsidRPr="00F57BC9" w:rsidRDefault="00DC139C">
      <w:pPr>
        <w:spacing w:after="160" w:line="259" w:lineRule="auto"/>
        <w:rPr>
          <w:rFonts w:ascii="Times New Roman" w:eastAsia="Times New Roman" w:hAnsi="Times New Roman" w:cs="Times New Roman"/>
          <w:sz w:val="24"/>
          <w:szCs w:val="26"/>
        </w:rPr>
      </w:pPr>
    </w:p>
    <w:p w14:paraId="2EC63D1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479B91F" wp14:editId="6CBFA902">
            <wp:extent cx="5731510" cy="104902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1510" cy="1049020"/>
                    </a:xfrm>
                    <a:prstGeom prst="rect">
                      <a:avLst/>
                    </a:prstGeom>
                    <a:ln/>
                  </pic:spPr>
                </pic:pic>
              </a:graphicData>
            </a:graphic>
          </wp:inline>
        </w:drawing>
      </w:r>
    </w:p>
    <w:p w14:paraId="06222639" w14:textId="77777777" w:rsidR="00DC139C" w:rsidRPr="00F57BC9" w:rsidRDefault="00DC139C">
      <w:pPr>
        <w:spacing w:after="160" w:line="259" w:lineRule="auto"/>
        <w:rPr>
          <w:rFonts w:ascii="Times New Roman" w:eastAsia="Times New Roman" w:hAnsi="Times New Roman" w:cs="Times New Roman"/>
          <w:sz w:val="24"/>
          <w:szCs w:val="26"/>
        </w:rPr>
      </w:pPr>
    </w:p>
    <w:p w14:paraId="6721192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FC3AE43" wp14:editId="6100EF9E">
            <wp:extent cx="5731510" cy="391287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5731510" cy="3912870"/>
                    </a:xfrm>
                    <a:prstGeom prst="rect">
                      <a:avLst/>
                    </a:prstGeom>
                    <a:ln/>
                  </pic:spPr>
                </pic:pic>
              </a:graphicData>
            </a:graphic>
          </wp:inline>
        </w:drawing>
      </w:r>
    </w:p>
    <w:p w14:paraId="7BCE825F" w14:textId="77777777" w:rsidR="00DC139C" w:rsidRPr="00F57BC9" w:rsidRDefault="00DC139C">
      <w:pPr>
        <w:spacing w:after="160" w:line="259" w:lineRule="auto"/>
        <w:rPr>
          <w:rFonts w:ascii="Times New Roman" w:eastAsia="Times New Roman" w:hAnsi="Times New Roman" w:cs="Times New Roman"/>
          <w:sz w:val="24"/>
          <w:szCs w:val="26"/>
        </w:rPr>
      </w:pPr>
    </w:p>
    <w:p w14:paraId="3C6C5FD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7BF571D6" wp14:editId="121D1F19">
            <wp:extent cx="5731510" cy="391287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731510" cy="3912870"/>
                    </a:xfrm>
                    <a:prstGeom prst="rect">
                      <a:avLst/>
                    </a:prstGeom>
                    <a:ln/>
                  </pic:spPr>
                </pic:pic>
              </a:graphicData>
            </a:graphic>
          </wp:inline>
        </w:drawing>
      </w:r>
    </w:p>
    <w:p w14:paraId="24A663C0" w14:textId="77777777" w:rsidR="00DC139C" w:rsidRPr="00F57BC9" w:rsidRDefault="00DC139C">
      <w:pPr>
        <w:spacing w:after="160" w:line="259" w:lineRule="auto"/>
        <w:rPr>
          <w:rFonts w:ascii="Times New Roman" w:eastAsia="Times New Roman" w:hAnsi="Times New Roman" w:cs="Times New Roman"/>
          <w:sz w:val="24"/>
          <w:szCs w:val="26"/>
        </w:rPr>
      </w:pPr>
    </w:p>
    <w:p w14:paraId="1E4D74A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23EBB68" wp14:editId="3BA83689">
            <wp:extent cx="5731510" cy="11207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1510" cy="1120775"/>
                    </a:xfrm>
                    <a:prstGeom prst="rect">
                      <a:avLst/>
                    </a:prstGeom>
                    <a:ln/>
                  </pic:spPr>
                </pic:pic>
              </a:graphicData>
            </a:graphic>
          </wp:inline>
        </w:drawing>
      </w:r>
    </w:p>
    <w:p w14:paraId="1C80CB1D" w14:textId="77777777" w:rsidR="00DC139C" w:rsidRPr="00F57BC9" w:rsidRDefault="00DC139C">
      <w:pPr>
        <w:spacing w:after="160" w:line="259" w:lineRule="auto"/>
        <w:rPr>
          <w:rFonts w:ascii="Times New Roman" w:eastAsia="Times New Roman" w:hAnsi="Times New Roman" w:cs="Times New Roman"/>
          <w:sz w:val="24"/>
          <w:szCs w:val="26"/>
        </w:rPr>
      </w:pPr>
    </w:p>
    <w:p w14:paraId="13FCE3F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3F40F0A0" wp14:editId="395C0636">
            <wp:extent cx="5731510" cy="10896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31510" cy="1089660"/>
                    </a:xfrm>
                    <a:prstGeom prst="rect">
                      <a:avLst/>
                    </a:prstGeom>
                    <a:ln/>
                  </pic:spPr>
                </pic:pic>
              </a:graphicData>
            </a:graphic>
          </wp:inline>
        </w:drawing>
      </w:r>
    </w:p>
    <w:p w14:paraId="67C238B2" w14:textId="77777777" w:rsidR="00DC139C" w:rsidRPr="00F57BC9" w:rsidRDefault="00DC139C">
      <w:pPr>
        <w:spacing w:after="160" w:line="259" w:lineRule="auto"/>
        <w:rPr>
          <w:rFonts w:ascii="Times New Roman" w:eastAsia="Times New Roman" w:hAnsi="Times New Roman" w:cs="Times New Roman"/>
          <w:sz w:val="24"/>
          <w:szCs w:val="26"/>
        </w:rPr>
      </w:pPr>
    </w:p>
    <w:p w14:paraId="2105E6D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1A672886" wp14:editId="028A6D88">
            <wp:extent cx="5731510" cy="46374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510" cy="4637405"/>
                    </a:xfrm>
                    <a:prstGeom prst="rect">
                      <a:avLst/>
                    </a:prstGeom>
                    <a:ln/>
                  </pic:spPr>
                </pic:pic>
              </a:graphicData>
            </a:graphic>
          </wp:inline>
        </w:drawing>
      </w:r>
    </w:p>
    <w:p w14:paraId="7A74DE2D" w14:textId="77777777" w:rsidR="00DC139C" w:rsidRPr="00F57BC9" w:rsidRDefault="00DC139C">
      <w:pPr>
        <w:spacing w:after="160" w:line="259" w:lineRule="auto"/>
        <w:rPr>
          <w:rFonts w:ascii="Times New Roman" w:eastAsia="Times New Roman" w:hAnsi="Times New Roman" w:cs="Times New Roman"/>
          <w:sz w:val="24"/>
          <w:szCs w:val="26"/>
        </w:rPr>
      </w:pPr>
    </w:p>
    <w:p w14:paraId="707C670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1398AD83" wp14:editId="6345296C">
            <wp:extent cx="5731510" cy="46589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31510" cy="4658995"/>
                    </a:xfrm>
                    <a:prstGeom prst="rect">
                      <a:avLst/>
                    </a:prstGeom>
                    <a:ln/>
                  </pic:spPr>
                </pic:pic>
              </a:graphicData>
            </a:graphic>
          </wp:inline>
        </w:drawing>
      </w:r>
    </w:p>
    <w:p w14:paraId="6F8922A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creating employee.csv file.</w:t>
      </w:r>
    </w:p>
    <w:p w14:paraId="7B023F0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gedit employee.csv</w:t>
      </w:r>
    </w:p>
    <w:p w14:paraId="203990F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new database for performing querying operations.</w:t>
      </w:r>
    </w:p>
    <w:p w14:paraId="5B7C2DD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database hiveql;</w:t>
      </w:r>
    </w:p>
    <w:p w14:paraId="45F6D16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Using database hiveql and creating table employee inside the hiveql datanase.</w:t>
      </w:r>
    </w:p>
    <w:p w14:paraId="28CCC09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table </w:t>
      </w:r>
      <w:proofErr w:type="gramStart"/>
      <w:r w:rsidRPr="00F57BC9">
        <w:rPr>
          <w:rFonts w:ascii="Times New Roman" w:eastAsia="Times New Roman" w:hAnsi="Times New Roman" w:cs="Times New Roman"/>
          <w:sz w:val="24"/>
          <w:szCs w:val="26"/>
        </w:rPr>
        <w:t>employee(</w:t>
      </w:r>
      <w:proofErr w:type="gramEnd"/>
      <w:r w:rsidRPr="00F57BC9">
        <w:rPr>
          <w:rFonts w:ascii="Times New Roman" w:eastAsia="Times New Roman" w:hAnsi="Times New Roman" w:cs="Times New Roman"/>
          <w:sz w:val="24"/>
          <w:szCs w:val="26"/>
        </w:rPr>
        <w:t>ID int, Name string, Department string, YOJ int, Salary float)</w:t>
      </w:r>
    </w:p>
    <w:p w14:paraId="5204A4E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173772D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453E313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tblproperties(</w:t>
      </w:r>
      <w:proofErr w:type="gramEnd"/>
      <w:r w:rsidRPr="00F57BC9">
        <w:rPr>
          <w:rFonts w:ascii="Times New Roman" w:eastAsia="Arial Unicode MS" w:hAnsi="Times New Roman" w:cs="Times New Roman"/>
          <w:sz w:val="24"/>
          <w:szCs w:val="26"/>
        </w:rPr>
        <w:t>“skip.header.line.count” =”1”);</w:t>
      </w:r>
    </w:p>
    <w:p w14:paraId="7DF22BBE" w14:textId="77777777" w:rsidR="00DC139C" w:rsidRPr="00F57BC9" w:rsidRDefault="00DC139C">
      <w:pPr>
        <w:spacing w:after="160" w:line="259" w:lineRule="auto"/>
        <w:rPr>
          <w:rFonts w:ascii="Times New Roman" w:eastAsia="Times New Roman" w:hAnsi="Times New Roman" w:cs="Times New Roman"/>
          <w:sz w:val="24"/>
          <w:szCs w:val="26"/>
        </w:rPr>
      </w:pPr>
    </w:p>
    <w:p w14:paraId="4E851D6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6F52F2DE" wp14:editId="5C3C184C">
            <wp:extent cx="5731510" cy="93535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31510" cy="935355"/>
                    </a:xfrm>
                    <a:prstGeom prst="rect">
                      <a:avLst/>
                    </a:prstGeom>
                    <a:ln/>
                  </pic:spPr>
                </pic:pic>
              </a:graphicData>
            </a:graphic>
          </wp:inline>
        </w:drawing>
      </w:r>
    </w:p>
    <w:p w14:paraId="63C591D1" w14:textId="77777777" w:rsidR="00DC139C" w:rsidRPr="00F57BC9" w:rsidRDefault="00DC139C">
      <w:pPr>
        <w:spacing w:after="160" w:line="259" w:lineRule="auto"/>
        <w:rPr>
          <w:rFonts w:ascii="Times New Roman" w:eastAsia="Times New Roman" w:hAnsi="Times New Roman" w:cs="Times New Roman"/>
          <w:sz w:val="24"/>
          <w:szCs w:val="26"/>
        </w:rPr>
      </w:pPr>
    </w:p>
    <w:p w14:paraId="2D77EED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employee.csv file which we have created</w:t>
      </w:r>
    </w:p>
    <w:p w14:paraId="6D13A2B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earlier and it is present in /home/cloudera/Documents directory.</w:t>
      </w:r>
    </w:p>
    <w:p w14:paraId="2556788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 data local inpath ‘/home/cloudera/Documents/employee.csv’ into table</w:t>
      </w:r>
    </w:p>
    <w:p w14:paraId="015A034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employee</w:t>
      </w:r>
    </w:p>
    <w:p w14:paraId="753B509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14:paraId="7F8EABD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14:paraId="1F63EC91" w14:textId="77777777" w:rsidR="00DC139C" w:rsidRPr="00F57BC9" w:rsidRDefault="00DC139C">
      <w:pPr>
        <w:spacing w:after="160" w:line="259" w:lineRule="auto"/>
        <w:rPr>
          <w:rFonts w:ascii="Times New Roman" w:eastAsia="Times New Roman" w:hAnsi="Times New Roman" w:cs="Times New Roman"/>
          <w:sz w:val="24"/>
          <w:szCs w:val="26"/>
        </w:rPr>
      </w:pPr>
    </w:p>
    <w:p w14:paraId="577741D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87CF9F3" wp14:editId="3D8D86B1">
            <wp:extent cx="5731510" cy="1752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731510" cy="1752600"/>
                    </a:xfrm>
                    <a:prstGeom prst="rect">
                      <a:avLst/>
                    </a:prstGeom>
                    <a:ln/>
                  </pic:spPr>
                </pic:pic>
              </a:graphicData>
            </a:graphic>
          </wp:inline>
        </w:drawing>
      </w:r>
    </w:p>
    <w:p w14:paraId="152542FA" w14:textId="77777777" w:rsidR="00DC139C" w:rsidRPr="00F57BC9" w:rsidRDefault="00DC139C">
      <w:pPr>
        <w:spacing w:after="160" w:line="259" w:lineRule="auto"/>
        <w:rPr>
          <w:rFonts w:ascii="Times New Roman" w:eastAsia="Times New Roman" w:hAnsi="Times New Roman" w:cs="Times New Roman"/>
          <w:sz w:val="24"/>
          <w:szCs w:val="26"/>
        </w:rPr>
      </w:pPr>
    </w:p>
    <w:p w14:paraId="518725F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Groupby clause</w:t>
      </w:r>
    </w:p>
    <w:p w14:paraId="48C7867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display the total sum of salary of employees country wise using below</w:t>
      </w:r>
    </w:p>
    <w:p w14:paraId="297D422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command,</w:t>
      </w:r>
    </w:p>
    <w:p w14:paraId="455F358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country, sum(salary) from empgroup group by country;</w:t>
      </w:r>
    </w:p>
    <w:p w14:paraId="709606DC" w14:textId="77777777" w:rsidR="00DC139C" w:rsidRPr="00F57BC9" w:rsidRDefault="00DC139C">
      <w:pPr>
        <w:spacing w:after="160" w:line="259" w:lineRule="auto"/>
        <w:rPr>
          <w:rFonts w:ascii="Times New Roman" w:eastAsia="Times New Roman" w:hAnsi="Times New Roman" w:cs="Times New Roman"/>
          <w:sz w:val="24"/>
          <w:szCs w:val="26"/>
        </w:rPr>
      </w:pPr>
    </w:p>
    <w:p w14:paraId="46921F4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7974FC9A" wp14:editId="180BAB04">
            <wp:extent cx="5731510" cy="4041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31510" cy="4041775"/>
                    </a:xfrm>
                    <a:prstGeom prst="rect">
                      <a:avLst/>
                    </a:prstGeom>
                    <a:ln/>
                  </pic:spPr>
                </pic:pic>
              </a:graphicData>
            </a:graphic>
          </wp:inline>
        </w:drawing>
      </w:r>
    </w:p>
    <w:p w14:paraId="6EC7D710" w14:textId="77777777" w:rsidR="00DC139C" w:rsidRPr="00F57BC9" w:rsidRDefault="00DC139C">
      <w:pPr>
        <w:spacing w:after="160" w:line="259" w:lineRule="auto"/>
        <w:rPr>
          <w:rFonts w:ascii="Times New Roman" w:eastAsia="Times New Roman" w:hAnsi="Times New Roman" w:cs="Times New Roman"/>
          <w:sz w:val="24"/>
          <w:szCs w:val="26"/>
        </w:rPr>
      </w:pPr>
    </w:p>
    <w:p w14:paraId="039277F4" w14:textId="77777777" w:rsidR="00DC139C" w:rsidRPr="00F57BC9" w:rsidRDefault="00DC139C">
      <w:pPr>
        <w:spacing w:after="160" w:line="259" w:lineRule="auto"/>
        <w:rPr>
          <w:rFonts w:ascii="Times New Roman" w:eastAsia="Times New Roman" w:hAnsi="Times New Roman" w:cs="Times New Roman"/>
          <w:sz w:val="24"/>
          <w:szCs w:val="26"/>
        </w:rPr>
      </w:pPr>
    </w:p>
    <w:p w14:paraId="251077E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Groupby clause along with the having clause</w:t>
      </w:r>
    </w:p>
    <w:p w14:paraId="03D57FF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Taking the total sum of salary countrywise using groupby clause and from that selecting</w:t>
      </w:r>
    </w:p>
    <w:p w14:paraId="309BCBE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 displaying those country whose total sum of salary&gt;50000 using having clause.</w:t>
      </w:r>
    </w:p>
    <w:p w14:paraId="63EB13B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country, sum(salary) from empgroup group by country having</w:t>
      </w:r>
    </w:p>
    <w:p w14:paraId="4C6064C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sum(salary)&gt;50000;</w:t>
      </w:r>
    </w:p>
    <w:p w14:paraId="290694C3" w14:textId="77777777" w:rsidR="00DC139C" w:rsidRPr="00F57BC9" w:rsidRDefault="00DC139C">
      <w:pPr>
        <w:spacing w:after="160" w:line="259" w:lineRule="auto"/>
        <w:rPr>
          <w:rFonts w:ascii="Times New Roman" w:eastAsia="Times New Roman" w:hAnsi="Times New Roman" w:cs="Times New Roman"/>
          <w:sz w:val="24"/>
          <w:szCs w:val="26"/>
        </w:rPr>
      </w:pPr>
    </w:p>
    <w:p w14:paraId="7C85C358" w14:textId="77777777" w:rsidR="00DC139C" w:rsidRPr="00F57BC9" w:rsidRDefault="00DC139C">
      <w:pPr>
        <w:spacing w:after="160" w:line="259" w:lineRule="auto"/>
        <w:rPr>
          <w:rFonts w:ascii="Times New Roman" w:eastAsia="Times New Roman" w:hAnsi="Times New Roman" w:cs="Times New Roman"/>
          <w:sz w:val="24"/>
          <w:szCs w:val="26"/>
        </w:rPr>
      </w:pPr>
    </w:p>
    <w:p w14:paraId="32A4044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12AC70BA" wp14:editId="7C6D52DA">
            <wp:extent cx="5731510" cy="43243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5731510" cy="4324350"/>
                    </a:xfrm>
                    <a:prstGeom prst="rect">
                      <a:avLst/>
                    </a:prstGeom>
                    <a:ln/>
                  </pic:spPr>
                </pic:pic>
              </a:graphicData>
            </a:graphic>
          </wp:inline>
        </w:drawing>
      </w:r>
    </w:p>
    <w:p w14:paraId="5943D9B3" w14:textId="77777777" w:rsidR="00DC139C" w:rsidRPr="00F57BC9" w:rsidRDefault="00DC139C">
      <w:pPr>
        <w:spacing w:after="160" w:line="259" w:lineRule="auto"/>
        <w:rPr>
          <w:rFonts w:ascii="Times New Roman" w:eastAsia="Times New Roman" w:hAnsi="Times New Roman" w:cs="Times New Roman"/>
          <w:sz w:val="24"/>
          <w:szCs w:val="26"/>
        </w:rPr>
      </w:pPr>
    </w:p>
    <w:p w14:paraId="1B0388B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Instead of order by if we have sort by,</w:t>
      </w:r>
    </w:p>
    <w:p w14:paraId="719F878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 sort by salary desc;</w:t>
      </w:r>
    </w:p>
    <w:p w14:paraId="10200E3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can see the similar result as we got from order by and sort by so what is the</w:t>
      </w:r>
    </w:p>
    <w:p w14:paraId="38CEB76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difference between the two is that it depends on number of reducers in order by we got</w:t>
      </w:r>
    </w:p>
    <w:p w14:paraId="6D5E358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number of reducers is 1 and by using sort by here is also we got number of reducers is 1</w:t>
      </w:r>
    </w:p>
    <w:p w14:paraId="52380003" w14:textId="77777777"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so</w:t>
      </w:r>
      <w:proofErr w:type="gramEnd"/>
      <w:r w:rsidRPr="00F57BC9">
        <w:rPr>
          <w:rFonts w:ascii="Times New Roman" w:eastAsia="Times New Roman" w:hAnsi="Times New Roman" w:cs="Times New Roman"/>
          <w:sz w:val="24"/>
          <w:szCs w:val="26"/>
        </w:rPr>
        <w:t xml:space="preserve"> the difference between the two is that Order by will guarantee the total order in the</w:t>
      </w:r>
    </w:p>
    <w:p w14:paraId="4965650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output whereas sort by will only guarantee the ordering of the rows within the reducer.</w:t>
      </w:r>
    </w:p>
    <w:p w14:paraId="51E2AE7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Order by gives us completely sorted result whereas sort by give us partially sorted result.</w:t>
      </w:r>
    </w:p>
    <w:p w14:paraId="004CDA8A" w14:textId="77777777" w:rsidR="00DC139C" w:rsidRPr="00F57BC9" w:rsidRDefault="00DC139C">
      <w:pPr>
        <w:spacing w:after="160" w:line="259" w:lineRule="auto"/>
        <w:rPr>
          <w:rFonts w:ascii="Times New Roman" w:eastAsia="Times New Roman" w:hAnsi="Times New Roman" w:cs="Times New Roman"/>
          <w:sz w:val="24"/>
          <w:szCs w:val="26"/>
        </w:rPr>
      </w:pPr>
    </w:p>
    <w:p w14:paraId="1F688D8B" w14:textId="77777777" w:rsidR="00DC139C" w:rsidRPr="00F57BC9" w:rsidRDefault="00DC139C">
      <w:pPr>
        <w:spacing w:after="160" w:line="259" w:lineRule="auto"/>
        <w:rPr>
          <w:rFonts w:ascii="Times New Roman" w:eastAsia="Times New Roman" w:hAnsi="Times New Roman" w:cs="Times New Roman"/>
          <w:b/>
          <w:sz w:val="24"/>
          <w:szCs w:val="26"/>
        </w:rPr>
      </w:pPr>
    </w:p>
    <w:p w14:paraId="090AC3D3" w14:textId="77777777" w:rsidR="00DC139C" w:rsidRPr="00F57BC9" w:rsidRDefault="00DC139C">
      <w:pPr>
        <w:spacing w:after="160" w:line="259" w:lineRule="auto"/>
        <w:rPr>
          <w:rFonts w:ascii="Times New Roman" w:eastAsia="Times New Roman" w:hAnsi="Times New Roman" w:cs="Times New Roman"/>
          <w:b/>
          <w:sz w:val="24"/>
          <w:szCs w:val="26"/>
        </w:rPr>
      </w:pPr>
    </w:p>
    <w:p w14:paraId="7D072B99" w14:textId="77777777" w:rsidR="00DC139C" w:rsidRPr="00F57BC9" w:rsidRDefault="00DC139C">
      <w:pPr>
        <w:spacing w:before="240" w:after="240"/>
        <w:rPr>
          <w:rFonts w:ascii="Times New Roman" w:eastAsia="Times New Roman" w:hAnsi="Times New Roman" w:cs="Times New Roman"/>
          <w:sz w:val="24"/>
          <w:szCs w:val="28"/>
        </w:rPr>
      </w:pPr>
    </w:p>
    <w:p w14:paraId="17208465" w14:textId="77777777" w:rsidR="00DC139C" w:rsidRPr="00F57BC9" w:rsidRDefault="00DC139C">
      <w:pPr>
        <w:spacing w:before="240" w:after="240"/>
        <w:rPr>
          <w:rFonts w:ascii="Times New Roman" w:eastAsia="Times New Roman" w:hAnsi="Times New Roman" w:cs="Times New Roman"/>
          <w:sz w:val="24"/>
          <w:szCs w:val="28"/>
        </w:rPr>
      </w:pPr>
    </w:p>
    <w:p w14:paraId="5583DB40" w14:textId="77777777" w:rsidR="00DC139C" w:rsidRPr="00F57BC9" w:rsidRDefault="00DC139C">
      <w:pPr>
        <w:spacing w:before="240" w:after="240"/>
        <w:rPr>
          <w:rFonts w:ascii="Times New Roman" w:eastAsia="Times New Roman" w:hAnsi="Times New Roman" w:cs="Times New Roman"/>
          <w:sz w:val="24"/>
          <w:szCs w:val="28"/>
        </w:rPr>
      </w:pPr>
    </w:p>
    <w:p w14:paraId="3E7F07CF" w14:textId="77777777" w:rsidR="00DC139C" w:rsidRPr="00F57BC9" w:rsidRDefault="00DC139C">
      <w:pPr>
        <w:spacing w:before="240" w:after="240"/>
        <w:rPr>
          <w:rFonts w:ascii="Times New Roman" w:eastAsia="Times New Roman" w:hAnsi="Times New Roman" w:cs="Times New Roman"/>
          <w:sz w:val="24"/>
          <w:szCs w:val="28"/>
        </w:rPr>
      </w:pPr>
    </w:p>
    <w:p w14:paraId="2A5B56B5" w14:textId="77777777" w:rsidR="00DC139C" w:rsidRPr="00F57BC9" w:rsidRDefault="00DC139C">
      <w:pPr>
        <w:spacing w:before="240" w:after="240"/>
        <w:rPr>
          <w:rFonts w:ascii="Times New Roman" w:eastAsia="Times New Roman" w:hAnsi="Times New Roman" w:cs="Times New Roman"/>
          <w:sz w:val="24"/>
          <w:szCs w:val="28"/>
        </w:rPr>
      </w:pPr>
    </w:p>
    <w:p w14:paraId="0D1A34AD" w14:textId="77777777" w:rsidR="00DC139C" w:rsidRPr="00F57BC9" w:rsidRDefault="00DC139C">
      <w:pPr>
        <w:spacing w:before="240" w:after="240"/>
        <w:rPr>
          <w:rFonts w:ascii="Times New Roman" w:eastAsia="Times New Roman" w:hAnsi="Times New Roman" w:cs="Times New Roman"/>
          <w:sz w:val="24"/>
          <w:szCs w:val="28"/>
        </w:rPr>
      </w:pPr>
    </w:p>
    <w:p w14:paraId="416378EF" w14:textId="77777777" w:rsidR="00DC139C" w:rsidRPr="00F57BC9" w:rsidRDefault="00DC139C">
      <w:pPr>
        <w:spacing w:before="240" w:after="240"/>
        <w:rPr>
          <w:rFonts w:ascii="Times New Roman" w:eastAsia="Times New Roman" w:hAnsi="Times New Roman" w:cs="Times New Roman"/>
          <w:sz w:val="24"/>
          <w:szCs w:val="28"/>
        </w:rPr>
      </w:pPr>
    </w:p>
    <w:p w14:paraId="2023497C" w14:textId="77777777" w:rsidR="00DC139C" w:rsidRPr="00F57BC9" w:rsidRDefault="00DC139C">
      <w:pPr>
        <w:spacing w:before="240" w:after="240"/>
        <w:rPr>
          <w:rFonts w:ascii="Times New Roman" w:eastAsia="Times New Roman" w:hAnsi="Times New Roman" w:cs="Times New Roman"/>
          <w:sz w:val="24"/>
          <w:szCs w:val="28"/>
        </w:rPr>
      </w:pPr>
    </w:p>
    <w:p w14:paraId="04C6D9AA" w14:textId="77777777" w:rsidR="00DC139C" w:rsidRPr="00F57BC9" w:rsidRDefault="00DC139C">
      <w:pPr>
        <w:spacing w:before="240" w:after="240"/>
        <w:rPr>
          <w:rFonts w:ascii="Times New Roman" w:eastAsia="Times New Roman" w:hAnsi="Times New Roman" w:cs="Times New Roman"/>
          <w:sz w:val="24"/>
          <w:szCs w:val="28"/>
        </w:rPr>
      </w:pPr>
    </w:p>
    <w:p w14:paraId="5B990A66" w14:textId="77777777" w:rsidR="00DC139C" w:rsidRPr="00F57BC9" w:rsidRDefault="00DC139C">
      <w:pPr>
        <w:spacing w:before="240" w:after="240"/>
        <w:rPr>
          <w:rFonts w:ascii="Times New Roman" w:eastAsia="Times New Roman" w:hAnsi="Times New Roman" w:cs="Times New Roman"/>
          <w:sz w:val="24"/>
          <w:szCs w:val="28"/>
        </w:rPr>
      </w:pPr>
    </w:p>
    <w:p w14:paraId="1930DB60" w14:textId="77777777" w:rsidR="00DC139C" w:rsidRPr="00F57BC9" w:rsidRDefault="00DC139C">
      <w:pPr>
        <w:spacing w:before="240" w:after="240"/>
        <w:rPr>
          <w:rFonts w:ascii="Times New Roman" w:eastAsia="Times New Roman" w:hAnsi="Times New Roman" w:cs="Times New Roman"/>
          <w:sz w:val="24"/>
          <w:szCs w:val="28"/>
        </w:rPr>
      </w:pPr>
    </w:p>
    <w:p w14:paraId="025CB01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8DB4CE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020F8E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BF9AA5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409493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34B7D6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215D26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A34621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66A36264"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25027356"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6A0F65CF"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6BC19F8C"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7E12A688"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2C8BA62B"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 xml:space="preserve"> </w:t>
      </w:r>
    </w:p>
    <w:p w14:paraId="047295B8"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3AE65C02"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326479FE" w14:textId="77777777" w:rsidR="00DC139C" w:rsidRPr="00F57BC9" w:rsidRDefault="007254A7">
      <w:pPr>
        <w:spacing w:before="240" w:after="240"/>
        <w:rPr>
          <w:rFonts w:ascii="Times New Roman" w:eastAsia="Times New Roman" w:hAnsi="Times New Roman" w:cs="Times New Roman"/>
          <w:b/>
          <w:sz w:val="32"/>
          <w:szCs w:val="36"/>
          <w:u w:val="single"/>
        </w:rPr>
      </w:pPr>
      <w:r w:rsidRPr="00F57BC9">
        <w:rPr>
          <w:rFonts w:ascii="Times New Roman" w:eastAsia="Times New Roman" w:hAnsi="Times New Roman" w:cs="Times New Roman"/>
          <w:b/>
          <w:sz w:val="32"/>
          <w:szCs w:val="36"/>
          <w:u w:val="single"/>
        </w:rPr>
        <w:t xml:space="preserve"> </w:t>
      </w:r>
    </w:p>
    <w:p w14:paraId="53A8C0C4"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b/>
          <w:sz w:val="32"/>
          <w:szCs w:val="36"/>
          <w:u w:val="single"/>
        </w:rPr>
        <w:t xml:space="preserve"> </w:t>
      </w:r>
    </w:p>
    <w:sectPr w:rsidR="00DC139C" w:rsidRPr="00F57BC9">
      <w:headerReference w:type="default" r:id="rId49"/>
      <w:foot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8E284" w14:textId="77777777" w:rsidR="00FB3147" w:rsidRDefault="00FB3147" w:rsidP="00A64486">
      <w:pPr>
        <w:spacing w:line="240" w:lineRule="auto"/>
      </w:pPr>
      <w:r>
        <w:separator/>
      </w:r>
    </w:p>
  </w:endnote>
  <w:endnote w:type="continuationSeparator" w:id="0">
    <w:p w14:paraId="214DC7D6" w14:textId="77777777" w:rsidR="00FB3147" w:rsidRDefault="00FB3147" w:rsidP="00A64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071DA" w14:textId="77777777" w:rsidR="00A64486" w:rsidRDefault="00A64486">
    <w:pPr>
      <w:pStyle w:val="Footer"/>
    </w:pPr>
    <w:r>
      <w:t>MSc Part-I Sem-II</w:t>
    </w:r>
    <w:r>
      <w:tab/>
    </w:r>
    <w:r>
      <w:tab/>
      <w:t>BDT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2A0FB" w14:textId="77777777" w:rsidR="00FB3147" w:rsidRDefault="00FB3147" w:rsidP="00A64486">
      <w:pPr>
        <w:spacing w:line="240" w:lineRule="auto"/>
      </w:pPr>
      <w:r>
        <w:separator/>
      </w:r>
    </w:p>
  </w:footnote>
  <w:footnote w:type="continuationSeparator" w:id="0">
    <w:p w14:paraId="30561044" w14:textId="77777777" w:rsidR="00FB3147" w:rsidRDefault="00FB3147" w:rsidP="00A644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466C4" w14:textId="1069DB01" w:rsidR="00A64486" w:rsidRPr="008264A0"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 xml:space="preserve">Name: </w:t>
    </w:r>
    <w:r w:rsidR="00315140">
      <w:rPr>
        <w:rFonts w:ascii="Times New Roman" w:hAnsi="Times New Roman" w:cs="Times New Roman"/>
        <w:b/>
        <w:bCs/>
        <w:sz w:val="24"/>
      </w:rPr>
      <w:t>Suchi Mishra</w:t>
    </w:r>
  </w:p>
  <w:p w14:paraId="66E770DA" w14:textId="484B05A6" w:rsidR="00A64486" w:rsidRPr="00A64486"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Roll No:</w:t>
    </w:r>
    <w:r w:rsidR="00315140">
      <w:rPr>
        <w:rFonts w:ascii="Times New Roman" w:hAnsi="Times New Roman" w:cs="Times New Roman"/>
        <w:b/>
        <w:bCs/>
        <w:sz w:val="24"/>
      </w:rPr>
      <w:t>35</w:t>
    </w:r>
  </w:p>
  <w:p w14:paraId="57E13A94" w14:textId="77777777" w:rsidR="00A64486" w:rsidRDefault="00A6448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39C"/>
    <w:rsid w:val="00315140"/>
    <w:rsid w:val="007254A7"/>
    <w:rsid w:val="00A64486"/>
    <w:rsid w:val="00DC139C"/>
    <w:rsid w:val="00F57BC9"/>
    <w:rsid w:val="00FB31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161C3"/>
  <w15:docId w15:val="{0AAC3716-5E30-469C-A811-27A2F9B3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64486"/>
    <w:pPr>
      <w:tabs>
        <w:tab w:val="center" w:pos="4513"/>
        <w:tab w:val="right" w:pos="9026"/>
      </w:tabs>
      <w:spacing w:line="240" w:lineRule="auto"/>
    </w:pPr>
  </w:style>
  <w:style w:type="character" w:customStyle="1" w:styleId="HeaderChar">
    <w:name w:val="Header Char"/>
    <w:basedOn w:val="DefaultParagraphFont"/>
    <w:link w:val="Header"/>
    <w:uiPriority w:val="99"/>
    <w:rsid w:val="00A64486"/>
  </w:style>
  <w:style w:type="paragraph" w:styleId="Footer">
    <w:name w:val="footer"/>
    <w:basedOn w:val="Normal"/>
    <w:link w:val="FooterChar"/>
    <w:uiPriority w:val="99"/>
    <w:unhideWhenUsed/>
    <w:rsid w:val="00A64486"/>
    <w:pPr>
      <w:tabs>
        <w:tab w:val="center" w:pos="4513"/>
        <w:tab w:val="right" w:pos="9026"/>
      </w:tabs>
      <w:spacing w:line="240" w:lineRule="auto"/>
    </w:pPr>
  </w:style>
  <w:style w:type="character" w:customStyle="1" w:styleId="FooterChar">
    <w:name w:val="Footer Char"/>
    <w:basedOn w:val="DefaultParagraphFont"/>
    <w:link w:val="Footer"/>
    <w:uiPriority w:val="99"/>
    <w:rsid w:val="00A64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oter" Target="foot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27</Pages>
  <Words>1378</Words>
  <Characters>7856</Characters>
  <Application>Microsoft Office Word</Application>
  <DocSecurity>0</DocSecurity>
  <Lines>65</Lines>
  <Paragraphs>18</Paragraphs>
  <ScaleCrop>false</ScaleCrop>
  <Company/>
  <LinksUpToDate>false</LinksUpToDate>
  <CharactersWithSpaces>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suchi mishra</cp:lastModifiedBy>
  <cp:revision>4</cp:revision>
  <dcterms:created xsi:type="dcterms:W3CDTF">2022-04-22T05:02:00Z</dcterms:created>
  <dcterms:modified xsi:type="dcterms:W3CDTF">2022-04-22T12:44:00Z</dcterms:modified>
</cp:coreProperties>
</file>